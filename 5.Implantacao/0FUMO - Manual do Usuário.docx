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102166" w14:textId="77777777" w:rsidR="007E4C65" w:rsidRPr="00A20D4F" w:rsidRDefault="001E5A50" w:rsidP="001E5A50">
      <w:pPr>
        <w:jc w:val="center"/>
      </w:pPr>
      <w:r>
        <w:rPr>
          <w:noProof/>
          <w:lang w:val="pt-PT" w:eastAsia="pt-PT"/>
        </w:rPr>
        <w:drawing>
          <wp:inline distT="0" distB="0" distL="0" distR="0" wp14:anchorId="446C90B2" wp14:editId="13F7D887">
            <wp:extent cx="2857500" cy="2857500"/>
            <wp:effectExtent l="0" t="0" r="0" b="0"/>
            <wp:docPr id="4" name="Imagem 4" descr="Resultado de imagem para análise e desenvolvimento de sistemas"/>
            <wp:cNvGraphicFramePr/>
            <a:graphic xmlns:a="http://schemas.openxmlformats.org/drawingml/2006/main">
              <a:graphicData uri="http://schemas.openxmlformats.org/drawingml/2006/picture">
                <pic:pic xmlns:pic="http://schemas.openxmlformats.org/drawingml/2006/picture">
                  <pic:nvPicPr>
                    <pic:cNvPr id="4" name="Imagem 4" descr="Resultado de imagem para análise e desenvolvimento de sistema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0DE4103" w14:textId="77777777" w:rsidR="007E4C65" w:rsidRPr="00A20D4F" w:rsidRDefault="007E4C65" w:rsidP="007E4C65"/>
    <w:p w14:paraId="2970ECC7" w14:textId="77777777" w:rsidR="007E4C65" w:rsidRPr="00A20D4F" w:rsidRDefault="007E4C65" w:rsidP="007E4C65"/>
    <w:p w14:paraId="6C385C37" w14:textId="77777777" w:rsidR="007E4C65" w:rsidRPr="00A20D4F" w:rsidRDefault="007E4C65" w:rsidP="007E4C65"/>
    <w:p w14:paraId="4936A696" w14:textId="77777777" w:rsidR="007E4C65" w:rsidRPr="00A20D4F" w:rsidRDefault="007E4C65" w:rsidP="007E4C65"/>
    <w:p w14:paraId="50A1A507" w14:textId="77777777" w:rsidR="007E4C65" w:rsidRPr="00A20D4F" w:rsidRDefault="007E4C65" w:rsidP="007E4C65"/>
    <w:p w14:paraId="6444E3E5" w14:textId="77777777" w:rsidR="007E4C65" w:rsidRPr="00A20D4F" w:rsidRDefault="007E4C65" w:rsidP="007E4C65"/>
    <w:p w14:paraId="41E7A6AD" w14:textId="77777777" w:rsidR="007E4C65" w:rsidRPr="00A20D4F" w:rsidRDefault="007E4C65" w:rsidP="007E4C65"/>
    <w:p w14:paraId="6EF2168F" w14:textId="77777777" w:rsidR="007E4C65" w:rsidRPr="00A20D4F" w:rsidRDefault="007E4C65" w:rsidP="007E4C65"/>
    <w:p w14:paraId="58585260" w14:textId="77777777" w:rsidR="007E4C65" w:rsidRPr="00A20D4F" w:rsidRDefault="007E4C65" w:rsidP="007E4C65"/>
    <w:p w14:paraId="4F5D1267" w14:textId="77777777" w:rsidR="007E4C65" w:rsidRDefault="007E4C65" w:rsidP="007E4C65"/>
    <w:p w14:paraId="0D5AAF5B" w14:textId="77777777" w:rsidR="00BE14B1" w:rsidRDefault="00BE14B1" w:rsidP="007E4C65">
      <w:pPr>
        <w:rPr>
          <w:i/>
          <w:color w:val="0000FF"/>
        </w:rPr>
      </w:pPr>
    </w:p>
    <w:p w14:paraId="1C457481" w14:textId="7639400A" w:rsidR="007E4C65" w:rsidRPr="00264EFB" w:rsidRDefault="007E4C65" w:rsidP="007E4C65">
      <w:r w:rsidRPr="00A20D4F">
        <w:rPr>
          <w:i/>
          <w:noProof/>
          <w:color w:val="0000FF"/>
          <w:lang w:val="pt-PT" w:eastAsia="pt-PT"/>
        </w:rPr>
        <mc:AlternateContent>
          <mc:Choice Requires="wps">
            <w:drawing>
              <wp:anchor distT="0" distB="0" distL="114300" distR="114300" simplePos="0" relativeHeight="251657216" behindDoc="0" locked="0" layoutInCell="1" allowOverlap="1" wp14:anchorId="248B9347" wp14:editId="199DCADC">
                <wp:simplePos x="0" y="0"/>
                <wp:positionH relativeFrom="column">
                  <wp:posOffset>-687780</wp:posOffset>
                </wp:positionH>
                <wp:positionV relativeFrom="paragraph">
                  <wp:posOffset>47551</wp:posOffset>
                </wp:positionV>
                <wp:extent cx="7102549" cy="712470"/>
                <wp:effectExtent l="0" t="0" r="3175"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549"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color w:val="C00000"/>
                              </w:rPr>
                              <w:alias w:val="Título"/>
                              <w:tag w:val=""/>
                              <w:id w:val="-1202546390"/>
                              <w:placeholder>
                                <w:docPart w:val="21CE4939D438449FA90173DEEF44CCBD"/>
                              </w:placeholder>
                              <w:dataBinding w:prefixMappings="xmlns:ns0='http://purl.org/dc/elements/1.1/' xmlns:ns1='http://schemas.openxmlformats.org/package/2006/metadata/core-properties' " w:xpath="/ns1:coreProperties[1]/ns0:title[1]" w:storeItemID="{6C3C8BC8-F283-45AE-878A-BAB7291924A1}"/>
                              <w:text/>
                            </w:sdtPr>
                            <w:sdtContent>
                              <w:p w14:paraId="1BE625B9" w14:textId="77777777" w:rsidR="007E4C65" w:rsidRPr="0037364C" w:rsidRDefault="00BE14B1" w:rsidP="007E4C65">
                                <w:pPr>
                                  <w:pStyle w:val="Titulodocumento"/>
                                  <w:jc w:val="center"/>
                                  <w:rPr>
                                    <w:rFonts w:ascii="Segoe UI" w:hAnsi="Segoe UI" w:cs="Segoe UI"/>
                                    <w:color w:val="C00000"/>
                                  </w:rPr>
                                </w:pPr>
                                <w:r>
                                  <w:rPr>
                                    <w:rFonts w:ascii="Segoe UI" w:hAnsi="Segoe UI" w:cs="Segoe UI"/>
                                    <w:color w:val="C00000"/>
                                  </w:rPr>
                                  <w:t>Manual do Usuário</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8B9347" id="_x0000_t202" coordsize="21600,21600" o:spt="202" path="m,l,21600r21600,l21600,xe">
                <v:stroke joinstyle="miter"/>
                <v:path gradientshapeok="t" o:connecttype="rect"/>
              </v:shapetype>
              <v:shape id="Text Box 9" o:spid="_x0000_s1026" type="#_x0000_t202" style="position:absolute;left:0;text-align:left;margin-left:-54.15pt;margin-top:3.75pt;width:559.25pt;height:56.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" stroked="f">
                <v:textbox>
                  <w:txbxContent>
                    <w:sdt>
                      <w:sdtPr>
                        <w:rPr>
                          <w:rFonts w:ascii="Segoe UI" w:hAnsi="Segoe UI" w:cs="Segoe UI"/>
                          <w:color w:val="C00000"/>
                        </w:rPr>
                        <w:alias w:val="Título"/>
                        <w:tag w:val=""/>
                        <w:id w:val="-1202546390"/>
                        <w:placeholder>
                          <w:docPart w:val="21CE4939D438449FA90173DEEF44CCBD"/>
                        </w:placeholder>
                        <w:dataBinding w:prefixMappings="xmlns:ns0='http://purl.org/dc/elements/1.1/' xmlns:ns1='http://schemas.openxmlformats.org/package/2006/metadata/core-properties' " w:xpath="/ns1:coreProperties[1]/ns0:title[1]" w:storeItemID="{6C3C8BC8-F283-45AE-878A-BAB7291924A1}"/>
                        <w:text/>
                      </w:sdtPr>
                      <w:sdtContent>
                        <w:p w14:paraId="1BE625B9" w14:textId="77777777" w:rsidR="007E4C65" w:rsidRPr="0037364C" w:rsidRDefault="00BE14B1" w:rsidP="007E4C65">
                          <w:pPr>
                            <w:pStyle w:val="Titulodocumento"/>
                            <w:jc w:val="center"/>
                            <w:rPr>
                              <w:rFonts w:ascii="Segoe UI" w:hAnsi="Segoe UI" w:cs="Segoe UI"/>
                              <w:color w:val="C00000"/>
                            </w:rPr>
                          </w:pPr>
                          <w:r>
                            <w:rPr>
                              <w:rFonts w:ascii="Segoe UI" w:hAnsi="Segoe UI" w:cs="Segoe UI"/>
                              <w:color w:val="C00000"/>
                            </w:rPr>
                            <w:t>Manual do Usuário</w:t>
                          </w:r>
                        </w:p>
                      </w:sdtContent>
                    </w:sdt>
                  </w:txbxContent>
                </v:textbox>
              </v:shape>
            </w:pict>
          </mc:Fallback>
        </mc:AlternateContent>
      </w:r>
    </w:p>
    <w:p w14:paraId="2F9334CF" w14:textId="77777777" w:rsidR="007E4C65" w:rsidRPr="00264EFB" w:rsidRDefault="007E4C65" w:rsidP="007E4C65"/>
    <w:p w14:paraId="3D5DA8AA" w14:textId="77777777" w:rsidR="007E4C65" w:rsidRPr="00264EFB" w:rsidRDefault="007E4C65" w:rsidP="007E4C65"/>
    <w:p w14:paraId="4D1C55D4" w14:textId="77777777" w:rsidR="007E4C65" w:rsidRPr="00264EFB" w:rsidRDefault="007E4C65" w:rsidP="007E4C65">
      <w:r w:rsidRPr="00A20D4F">
        <w:rPr>
          <w:i/>
          <w:noProof/>
          <w:color w:val="0000FF"/>
          <w:lang w:val="pt-PT" w:eastAsia="pt-PT"/>
        </w:rPr>
        <mc:AlternateContent>
          <mc:Choice Requires="wps">
            <w:drawing>
              <wp:anchor distT="0" distB="0" distL="114300" distR="114300" simplePos="0" relativeHeight="251659264" behindDoc="0" locked="0" layoutInCell="1" allowOverlap="1" wp14:anchorId="557C2766" wp14:editId="170046DA">
                <wp:simplePos x="0" y="0"/>
                <wp:positionH relativeFrom="column">
                  <wp:posOffset>-690881</wp:posOffset>
                </wp:positionH>
                <wp:positionV relativeFrom="paragraph">
                  <wp:posOffset>196850</wp:posOffset>
                </wp:positionV>
                <wp:extent cx="7102475" cy="597535"/>
                <wp:effectExtent l="0" t="0" r="3175"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475" cy="597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b w:val="0"/>
                                <w:color w:val="1D1B11"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Content>
                              <w:p w14:paraId="675AB7CB" w14:textId="735F400F" w:rsidR="007E4C65" w:rsidRPr="0037364C" w:rsidRDefault="007E4C65" w:rsidP="007E4C65">
                                <w:pPr>
                                  <w:pStyle w:val="Titulodocumento"/>
                                  <w:jc w:val="center"/>
                                  <w:rPr>
                                    <w:rFonts w:ascii="Segoe UI" w:hAnsi="Segoe UI" w:cs="Segoe UI"/>
                                    <w:b w:val="0"/>
                                    <w:color w:val="1D1B11" w:themeColor="background2" w:themeShade="1A"/>
                                    <w:sz w:val="32"/>
                                    <w:szCs w:val="32"/>
                                  </w:rPr>
                                </w:pPr>
                                <w:r>
                                  <w:rPr>
                                    <w:rFonts w:ascii="Segoe UI" w:hAnsi="Segoe UI" w:cs="Segoe UI"/>
                                    <w:b w:val="0"/>
                                    <w:color w:val="1D1B11" w:themeColor="background2" w:themeShade="1A"/>
                                    <w:sz w:val="32"/>
                                    <w:szCs w:val="32"/>
                                    <w:lang w:val="pt-PT"/>
                                  </w:rPr>
                                  <w:t xml:space="preserve">Versão </w:t>
                                </w:r>
                                <w:r w:rsidR="00BE14B1">
                                  <w:rPr>
                                    <w:rFonts w:ascii="Segoe UI" w:hAnsi="Segoe UI" w:cs="Segoe UI"/>
                                    <w:b w:val="0"/>
                                    <w:color w:val="1D1B11" w:themeColor="background2" w:themeShade="1A"/>
                                    <w:sz w:val="32"/>
                                    <w:szCs w:val="32"/>
                                    <w:lang w:val="pt-PT"/>
                                  </w:rPr>
                                  <w:t>0.0.1</w:t>
                                </w:r>
                              </w:p>
                            </w:sdtContent>
                          </w:sdt>
                          <w:p w14:paraId="1E49CE39" w14:textId="77777777" w:rsidR="007E4C65" w:rsidRPr="0037364C" w:rsidRDefault="007E4C65" w:rsidP="007E4C65">
                            <w:pPr>
                              <w:pStyle w:val="Titulodocumento"/>
                              <w:jc w:val="right"/>
                              <w:rPr>
                                <w:rFonts w:ascii="Segoe UI" w:hAnsi="Segoe UI" w:cs="Segoe UI"/>
                                <w:b w:val="0"/>
                                <w:color w:val="1D1B11" w:themeColor="background2" w:themeShade="1A"/>
                                <w:sz w:val="32"/>
                                <w:szCs w:val="32"/>
                              </w:rPr>
                            </w:pPr>
                          </w:p>
                          <w:p w14:paraId="107934A1" w14:textId="77777777" w:rsidR="007E4C65" w:rsidRPr="0037364C" w:rsidRDefault="007E4C65" w:rsidP="007E4C65">
                            <w:pPr>
                              <w:pStyle w:val="TOC1"/>
                              <w:jc w:val="right"/>
                              <w:rPr>
                                <w:rFonts w:ascii="Segoe UI" w:hAnsi="Segoe UI" w:cs="Segoe UI"/>
                                <w:color w:val="1D1B11" w:themeColor="background2" w:themeShade="1A"/>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C2766" id="_x0000_s1027" type="#_x0000_t202" style="position:absolute;left:0;text-align:left;margin-left:-54.4pt;margin-top:15.5pt;width:559.25pt;height:4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" stroked="f">
                <v:textbox>
                  <w:txbxContent>
                    <w:sdt>
                      <w:sdtPr>
                        <w:rPr>
                          <w:rFonts w:ascii="Segoe UI" w:hAnsi="Segoe UI" w:cs="Segoe UI"/>
                          <w:b w:val="0"/>
                          <w:color w:val="1D1B11" w:themeColor="background2" w:themeShade="1A"/>
                          <w:sz w:val="32"/>
                          <w:szCs w:val="32"/>
                        </w:rPr>
                        <w:alias w:val="Assunto"/>
                        <w:tag w:val=""/>
                        <w:id w:val="1073392669"/>
                        <w:dataBinding w:prefixMappings="xmlns:ns0='http://purl.org/dc/elements/1.1/' xmlns:ns1='http://schemas.openxmlformats.org/package/2006/metadata/core-properties' " w:xpath="/ns1:coreProperties[1]/ns0:subject[1]" w:storeItemID="{6C3C8BC8-F283-45AE-878A-BAB7291924A1}"/>
                        <w:text/>
                      </w:sdtPr>
                      <w:sdtContent>
                        <w:p w14:paraId="675AB7CB" w14:textId="735F400F" w:rsidR="007E4C65" w:rsidRPr="0037364C" w:rsidRDefault="007E4C65" w:rsidP="007E4C65">
                          <w:pPr>
                            <w:pStyle w:val="Titulodocumento"/>
                            <w:jc w:val="center"/>
                            <w:rPr>
                              <w:rFonts w:ascii="Segoe UI" w:hAnsi="Segoe UI" w:cs="Segoe UI"/>
                              <w:b w:val="0"/>
                              <w:color w:val="1D1B11" w:themeColor="background2" w:themeShade="1A"/>
                              <w:sz w:val="32"/>
                              <w:szCs w:val="32"/>
                            </w:rPr>
                          </w:pPr>
                          <w:r>
                            <w:rPr>
                              <w:rFonts w:ascii="Segoe UI" w:hAnsi="Segoe UI" w:cs="Segoe UI"/>
                              <w:b w:val="0"/>
                              <w:color w:val="1D1B11" w:themeColor="background2" w:themeShade="1A"/>
                              <w:sz w:val="32"/>
                              <w:szCs w:val="32"/>
                              <w:lang w:val="pt-PT"/>
                            </w:rPr>
                            <w:t xml:space="preserve">Versão </w:t>
                          </w:r>
                          <w:r w:rsidR="00BE14B1">
                            <w:rPr>
                              <w:rFonts w:ascii="Segoe UI" w:hAnsi="Segoe UI" w:cs="Segoe UI"/>
                              <w:b w:val="0"/>
                              <w:color w:val="1D1B11" w:themeColor="background2" w:themeShade="1A"/>
                              <w:sz w:val="32"/>
                              <w:szCs w:val="32"/>
                              <w:lang w:val="pt-PT"/>
                            </w:rPr>
                            <w:t>0.0.1</w:t>
                          </w:r>
                        </w:p>
                      </w:sdtContent>
                    </w:sdt>
                    <w:p w14:paraId="1E49CE39" w14:textId="77777777" w:rsidR="007E4C65" w:rsidRPr="0037364C" w:rsidRDefault="007E4C65" w:rsidP="007E4C65">
                      <w:pPr>
                        <w:pStyle w:val="Titulodocumento"/>
                        <w:jc w:val="right"/>
                        <w:rPr>
                          <w:rFonts w:ascii="Segoe UI" w:hAnsi="Segoe UI" w:cs="Segoe UI"/>
                          <w:b w:val="0"/>
                          <w:color w:val="1D1B11" w:themeColor="background2" w:themeShade="1A"/>
                          <w:sz w:val="32"/>
                          <w:szCs w:val="32"/>
                        </w:rPr>
                      </w:pPr>
                    </w:p>
                    <w:p w14:paraId="107934A1" w14:textId="77777777" w:rsidR="007E4C65" w:rsidRPr="0037364C" w:rsidRDefault="007E4C65" w:rsidP="007E4C65">
                      <w:pPr>
                        <w:pStyle w:val="TOC1"/>
                        <w:jc w:val="right"/>
                        <w:rPr>
                          <w:rFonts w:ascii="Segoe UI" w:hAnsi="Segoe UI" w:cs="Segoe UI"/>
                          <w:color w:val="1D1B11" w:themeColor="background2" w:themeShade="1A"/>
                          <w:sz w:val="32"/>
                          <w:szCs w:val="32"/>
                        </w:rPr>
                      </w:pPr>
                    </w:p>
                  </w:txbxContent>
                </v:textbox>
              </v:shape>
            </w:pict>
          </mc:Fallback>
        </mc:AlternateContent>
      </w:r>
    </w:p>
    <w:p w14:paraId="53157836" w14:textId="77777777" w:rsidR="007E4C65" w:rsidRPr="00264EFB" w:rsidRDefault="007E4C65" w:rsidP="007E4C65"/>
    <w:p w14:paraId="79B1936B" w14:textId="77777777" w:rsidR="007E4C65" w:rsidRPr="00264EFB" w:rsidRDefault="007E4C65" w:rsidP="007E4C65"/>
    <w:p w14:paraId="2C716DFA" w14:textId="77777777" w:rsidR="007E4C65" w:rsidRPr="00264EFB" w:rsidRDefault="007E4C65" w:rsidP="007E4C65"/>
    <w:p w14:paraId="1694DE46" w14:textId="77777777" w:rsidR="007E4C65" w:rsidRPr="00264EFB" w:rsidRDefault="007E4C65" w:rsidP="007E4C65"/>
    <w:p w14:paraId="681FDDB9" w14:textId="77777777" w:rsidR="007E4C65" w:rsidRPr="00264EFB" w:rsidRDefault="007E4C65" w:rsidP="007E4C65"/>
    <w:p w14:paraId="2989E830" w14:textId="77777777" w:rsidR="007E4C65" w:rsidRPr="00264EFB" w:rsidRDefault="007E4C65" w:rsidP="007E4C65">
      <w:r>
        <w:tab/>
      </w:r>
    </w:p>
    <w:p w14:paraId="2A9D3515" w14:textId="77777777" w:rsidR="007E4C65" w:rsidRPr="00264EFB" w:rsidRDefault="007E4C65" w:rsidP="007E4C65"/>
    <w:p w14:paraId="6C0A3095" w14:textId="77777777" w:rsidR="007E4C65" w:rsidRPr="00264EFB" w:rsidRDefault="007E4C65" w:rsidP="007E4C65"/>
    <w:p w14:paraId="5DF6A8AE" w14:textId="77777777" w:rsidR="007E4C65" w:rsidRPr="00264EFB" w:rsidRDefault="007E4C65" w:rsidP="007E4C65"/>
    <w:p w14:paraId="5AB2126C" w14:textId="77777777" w:rsidR="007E4C65" w:rsidRPr="00264EFB" w:rsidRDefault="007E4C65" w:rsidP="007E4C65"/>
    <w:p w14:paraId="7C7992B2" w14:textId="77777777" w:rsidR="007E4C65" w:rsidRPr="00264EFB" w:rsidRDefault="007E4C65" w:rsidP="007E4C65"/>
    <w:p w14:paraId="5EFDB238" w14:textId="77777777" w:rsidR="007E4C65" w:rsidRPr="00264EFB" w:rsidRDefault="007E4C65" w:rsidP="007E4C65"/>
    <w:p w14:paraId="45AAFC6A" w14:textId="77777777" w:rsidR="007E4C65" w:rsidRPr="00264EFB" w:rsidRDefault="007E4C65" w:rsidP="007E4C65"/>
    <w:p w14:paraId="4BA241D4" w14:textId="77777777" w:rsidR="007E4C65" w:rsidRPr="00264EFB" w:rsidRDefault="007E4C65" w:rsidP="007E4C65"/>
    <w:p w14:paraId="2AC43B42" w14:textId="77777777" w:rsidR="007E4C65" w:rsidRPr="00264EFB" w:rsidRDefault="007E4C65" w:rsidP="007E4C65"/>
    <w:p w14:paraId="45221344" w14:textId="77777777" w:rsidR="007E4C65" w:rsidRPr="00264EFB" w:rsidRDefault="007E4C65" w:rsidP="007E4C65"/>
    <w:p w14:paraId="4749EBB3" w14:textId="77777777" w:rsidR="007E4C65" w:rsidRPr="00264EFB" w:rsidRDefault="007E4C65" w:rsidP="007E4C65"/>
    <w:p w14:paraId="79E3FD41" w14:textId="77777777" w:rsidR="007E4C65" w:rsidRDefault="007E4C65" w:rsidP="007E4C65">
      <w:pPr>
        <w:tabs>
          <w:tab w:val="left" w:pos="3700"/>
        </w:tabs>
      </w:pPr>
      <w:r>
        <w:tab/>
      </w:r>
    </w:p>
    <w:p w14:paraId="3A778E8A" w14:textId="77777777" w:rsidR="007E4C65" w:rsidRPr="00264EFB" w:rsidRDefault="007E4C65" w:rsidP="007E4C65">
      <w:pPr>
        <w:tabs>
          <w:tab w:val="left" w:pos="3700"/>
        </w:tabs>
        <w:sectPr w:rsidR="007E4C65" w:rsidRPr="00264EFB">
          <w:headerReference w:type="even" r:id="rId8"/>
          <w:headerReference w:type="default" r:id="rId9"/>
          <w:footerReference w:type="even" r:id="rId10"/>
          <w:footerReference w:type="default" r:id="rId11"/>
          <w:headerReference w:type="first" r:id="rId12"/>
          <w:footerReference w:type="first" r:id="rId13"/>
          <w:pgSz w:w="11907" w:h="16840" w:code="9"/>
          <w:pgMar w:top="851" w:right="851" w:bottom="851" w:left="1418" w:header="851" w:footer="851" w:gutter="0"/>
          <w:cols w:space="708"/>
          <w:docGrid w:linePitch="360"/>
        </w:sectPr>
      </w:pPr>
      <w:r>
        <w:rPr>
          <w:noProof/>
          <w:lang w:val="pt-PT" w:eastAsia="pt-PT"/>
        </w:rPr>
        <mc:AlternateContent>
          <mc:Choice Requires="wps">
            <w:drawing>
              <wp:anchor distT="0" distB="0" distL="114300" distR="114300" simplePos="0" relativeHeight="251661312" behindDoc="0" locked="0" layoutInCell="1" allowOverlap="1" wp14:anchorId="00AAE806" wp14:editId="3793E4F4">
                <wp:simplePos x="0" y="0"/>
                <wp:positionH relativeFrom="column">
                  <wp:posOffset>-751205</wp:posOffset>
                </wp:positionH>
                <wp:positionV relativeFrom="paragraph">
                  <wp:posOffset>292100</wp:posOffset>
                </wp:positionV>
                <wp:extent cx="7269480" cy="426085"/>
                <wp:effectExtent l="0" t="0" r="762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69480" cy="4260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200051" w14:textId="3637DF70" w:rsidR="007E4C65" w:rsidRPr="00BE14B1" w:rsidRDefault="00BE14B1" w:rsidP="00BE14B1">
                            <w:pPr>
                              <w:pStyle w:val="Titulodocumento"/>
                              <w:jc w:val="center"/>
                              <w:rPr>
                                <w:lang w:val="en-US"/>
                              </w:rPr>
                            </w:pPr>
                            <w:r>
                              <w:rPr>
                                <w:rFonts w:ascii="Segoe UI" w:hAnsi="Segoe UI" w:cs="Segoe UI"/>
                                <w:color w:val="1D1B11" w:themeColor="background2" w:themeShade="1A"/>
                                <w:sz w:val="40"/>
                                <w:lang w:val="en-US"/>
                              </w:rPr>
                              <w:t>0FUMO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AE806" id="Text Box 4" o:spid="_x0000_s1028" type="#_x0000_t202" style="position:absolute;left:0;text-align:left;margin-left:-59.15pt;margin-top:23pt;width:572.4pt;height:3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" stroked="f">
                <v:textbox>
                  <w:txbxContent>
                    <w:p w14:paraId="2B200051" w14:textId="3637DF70" w:rsidR="007E4C65" w:rsidRPr="00BE14B1" w:rsidRDefault="00BE14B1" w:rsidP="00BE14B1">
                      <w:pPr>
                        <w:pStyle w:val="Titulodocumento"/>
                        <w:jc w:val="center"/>
                        <w:rPr>
                          <w:lang w:val="en-US"/>
                        </w:rPr>
                      </w:pPr>
                      <w:r>
                        <w:rPr>
                          <w:rFonts w:ascii="Segoe UI" w:hAnsi="Segoe UI" w:cs="Segoe UI"/>
                          <w:color w:val="1D1B11" w:themeColor="background2" w:themeShade="1A"/>
                          <w:sz w:val="40"/>
                          <w:lang w:val="en-US"/>
                        </w:rPr>
                        <w:t>0FUMO</w:t>
                      </w:r>
                    </w:p>
                  </w:txbxContent>
                </v:textbox>
              </v:shape>
            </w:pict>
          </mc:Fallback>
        </mc:AlternateContent>
      </w:r>
      <w:r>
        <w:tab/>
      </w:r>
    </w:p>
    <w:p w14:paraId="17A41B94" w14:textId="77777777" w:rsidR="00050C81" w:rsidRDefault="00050C81">
      <w:pPr>
        <w:pStyle w:val="Title"/>
        <w:jc w:val="center"/>
      </w:pPr>
      <w:r>
        <w:lastRenderedPageBreak/>
        <w:t>Histórico de Revisões</w:t>
      </w:r>
    </w:p>
    <w:tbl>
      <w:tblPr>
        <w:tblW w:w="972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0"/>
        <w:gridCol w:w="1080"/>
        <w:gridCol w:w="4680"/>
        <w:gridCol w:w="2410"/>
      </w:tblGrid>
      <w:tr w:rsidR="007E4C65" w14:paraId="51C43F22" w14:textId="77777777" w:rsidTr="007D4438">
        <w:trPr>
          <w:trHeight w:val="284"/>
        </w:trPr>
        <w:tc>
          <w:tcPr>
            <w:tcW w:w="1550" w:type="dxa"/>
            <w:shd w:val="clear" w:color="auto" w:fill="C00000"/>
          </w:tcPr>
          <w:p w14:paraId="0DC2AF45" w14:textId="77777777" w:rsidR="007E4C65" w:rsidRPr="0037364C" w:rsidRDefault="007E4C65" w:rsidP="007D4438">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Data</w:t>
            </w:r>
          </w:p>
        </w:tc>
        <w:tc>
          <w:tcPr>
            <w:tcW w:w="1080" w:type="dxa"/>
            <w:shd w:val="clear" w:color="auto" w:fill="C00000"/>
          </w:tcPr>
          <w:p w14:paraId="00CAADE1" w14:textId="77777777" w:rsidR="007E4C65" w:rsidRPr="0037364C" w:rsidRDefault="007E4C65" w:rsidP="007D4438">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Versão</w:t>
            </w:r>
          </w:p>
        </w:tc>
        <w:tc>
          <w:tcPr>
            <w:tcW w:w="4680" w:type="dxa"/>
            <w:shd w:val="clear" w:color="auto" w:fill="C00000"/>
          </w:tcPr>
          <w:p w14:paraId="7A7D52F9" w14:textId="77777777" w:rsidR="007E4C65" w:rsidRPr="0037364C" w:rsidRDefault="007E4C65" w:rsidP="007D4438">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Descrição</w:t>
            </w:r>
          </w:p>
        </w:tc>
        <w:tc>
          <w:tcPr>
            <w:tcW w:w="2410" w:type="dxa"/>
            <w:shd w:val="clear" w:color="auto" w:fill="C00000"/>
          </w:tcPr>
          <w:p w14:paraId="34E50A2D" w14:textId="77777777" w:rsidR="007E4C65" w:rsidRPr="0037364C" w:rsidRDefault="007E4C65" w:rsidP="007D4438">
            <w:pPr>
              <w:jc w:val="center"/>
              <w:rPr>
                <w:rFonts w:ascii="Segoe UI" w:hAnsi="Segoe UI" w:cs="Segoe UI"/>
                <w:b/>
                <w:bCs/>
                <w:color w:val="FFFFFF" w:themeColor="background1"/>
                <w:sz w:val="24"/>
              </w:rPr>
            </w:pPr>
            <w:r w:rsidRPr="0037364C">
              <w:rPr>
                <w:rFonts w:ascii="Segoe UI" w:hAnsi="Segoe UI" w:cs="Segoe UI"/>
                <w:b/>
                <w:bCs/>
                <w:color w:val="FFFFFF" w:themeColor="background1"/>
                <w:sz w:val="24"/>
              </w:rPr>
              <w:t>Autor</w:t>
            </w:r>
          </w:p>
        </w:tc>
      </w:tr>
      <w:tr w:rsidR="007E4C65" w14:paraId="50D99154" w14:textId="77777777" w:rsidTr="007D4438">
        <w:trPr>
          <w:trHeight w:val="284"/>
        </w:trPr>
        <w:tc>
          <w:tcPr>
            <w:tcW w:w="1550" w:type="dxa"/>
          </w:tcPr>
          <w:p w14:paraId="70B6CC92" w14:textId="77777777" w:rsidR="007E4C65" w:rsidRPr="00AB66FD" w:rsidRDefault="007E4C65" w:rsidP="007D4438">
            <w:pPr>
              <w:pStyle w:val="Instruo"/>
            </w:pPr>
            <w:r w:rsidRPr="00AB66FD">
              <w:t>15/06/2026</w:t>
            </w:r>
          </w:p>
          <w:p w14:paraId="2FD2F959" w14:textId="77777777" w:rsidR="007E4C65" w:rsidRPr="00AB66FD" w:rsidRDefault="007E4C65" w:rsidP="007D4438">
            <w:pPr>
              <w:pStyle w:val="Instruo"/>
            </w:pPr>
          </w:p>
        </w:tc>
        <w:tc>
          <w:tcPr>
            <w:tcW w:w="1080" w:type="dxa"/>
          </w:tcPr>
          <w:p w14:paraId="4BB48BFF" w14:textId="77777777" w:rsidR="007E4C65" w:rsidRPr="00AB66FD" w:rsidRDefault="007E4C65" w:rsidP="007D4438">
            <w:pPr>
              <w:pStyle w:val="Instruo"/>
            </w:pPr>
            <w:r w:rsidRPr="00AB66FD">
              <w:t>1.0</w:t>
            </w:r>
          </w:p>
        </w:tc>
        <w:tc>
          <w:tcPr>
            <w:tcW w:w="4680" w:type="dxa"/>
          </w:tcPr>
          <w:p w14:paraId="686B861C" w14:textId="77777777" w:rsidR="007E4C65" w:rsidRPr="00AB66FD" w:rsidRDefault="007E4C65" w:rsidP="007D4438">
            <w:pPr>
              <w:pStyle w:val="Instruo"/>
            </w:pPr>
            <w:r w:rsidRPr="00AB66FD">
              <w:t>Versão inicial do manual do usuário, contemplando todas as funcionalidades do sistema.</w:t>
            </w:r>
          </w:p>
        </w:tc>
        <w:tc>
          <w:tcPr>
            <w:tcW w:w="2410" w:type="dxa"/>
          </w:tcPr>
          <w:p w14:paraId="0004BD2A" w14:textId="77777777" w:rsidR="007E4C65" w:rsidRPr="00AB66FD" w:rsidRDefault="007E4C65" w:rsidP="007D4438">
            <w:pPr>
              <w:pStyle w:val="Instruo"/>
            </w:pPr>
            <w:r w:rsidRPr="00AB66FD">
              <w:t>Mateus Zerbini</w:t>
            </w:r>
          </w:p>
        </w:tc>
      </w:tr>
      <w:tr w:rsidR="007E4C65" w14:paraId="1E881E8A" w14:textId="77777777" w:rsidTr="007D4438">
        <w:trPr>
          <w:trHeight w:val="284"/>
        </w:trPr>
        <w:tc>
          <w:tcPr>
            <w:tcW w:w="1550" w:type="dxa"/>
          </w:tcPr>
          <w:p w14:paraId="45A92FA3" w14:textId="77777777" w:rsidR="007E4C65" w:rsidRDefault="007E4C65" w:rsidP="007D4438">
            <w:pPr>
              <w:jc w:val="left"/>
            </w:pPr>
          </w:p>
        </w:tc>
        <w:tc>
          <w:tcPr>
            <w:tcW w:w="1080" w:type="dxa"/>
          </w:tcPr>
          <w:p w14:paraId="06956C0A" w14:textId="77777777" w:rsidR="007E4C65" w:rsidRDefault="007E4C65" w:rsidP="007D4438">
            <w:pPr>
              <w:jc w:val="left"/>
            </w:pPr>
          </w:p>
        </w:tc>
        <w:tc>
          <w:tcPr>
            <w:tcW w:w="4680" w:type="dxa"/>
          </w:tcPr>
          <w:p w14:paraId="2D5E7DB9" w14:textId="77777777" w:rsidR="007E4C65" w:rsidRDefault="007E4C65" w:rsidP="007D4438">
            <w:pPr>
              <w:jc w:val="left"/>
            </w:pPr>
          </w:p>
        </w:tc>
        <w:tc>
          <w:tcPr>
            <w:tcW w:w="2410" w:type="dxa"/>
          </w:tcPr>
          <w:p w14:paraId="1D09DDA1" w14:textId="77777777" w:rsidR="007E4C65" w:rsidRDefault="007E4C65" w:rsidP="007D4438">
            <w:pPr>
              <w:jc w:val="left"/>
            </w:pPr>
          </w:p>
        </w:tc>
      </w:tr>
      <w:tr w:rsidR="007E4C65" w14:paraId="6DE9A6B5" w14:textId="77777777" w:rsidTr="007D4438">
        <w:trPr>
          <w:trHeight w:val="284"/>
        </w:trPr>
        <w:tc>
          <w:tcPr>
            <w:tcW w:w="1550" w:type="dxa"/>
          </w:tcPr>
          <w:p w14:paraId="67085EAF" w14:textId="77777777" w:rsidR="007E4C65" w:rsidRDefault="007E4C65" w:rsidP="007D4438">
            <w:pPr>
              <w:jc w:val="left"/>
            </w:pPr>
          </w:p>
        </w:tc>
        <w:tc>
          <w:tcPr>
            <w:tcW w:w="1080" w:type="dxa"/>
          </w:tcPr>
          <w:p w14:paraId="47255583" w14:textId="77777777" w:rsidR="007E4C65" w:rsidRDefault="007E4C65" w:rsidP="007D4438">
            <w:pPr>
              <w:jc w:val="left"/>
            </w:pPr>
          </w:p>
        </w:tc>
        <w:tc>
          <w:tcPr>
            <w:tcW w:w="4680" w:type="dxa"/>
          </w:tcPr>
          <w:p w14:paraId="7E4E58AE" w14:textId="77777777" w:rsidR="007E4C65" w:rsidRDefault="007E4C65" w:rsidP="007D4438">
            <w:pPr>
              <w:jc w:val="left"/>
            </w:pPr>
          </w:p>
        </w:tc>
        <w:tc>
          <w:tcPr>
            <w:tcW w:w="2410" w:type="dxa"/>
          </w:tcPr>
          <w:p w14:paraId="1EAD001A" w14:textId="77777777" w:rsidR="007E4C65" w:rsidRDefault="007E4C65" w:rsidP="007D4438">
            <w:pPr>
              <w:jc w:val="left"/>
            </w:pPr>
          </w:p>
        </w:tc>
      </w:tr>
    </w:tbl>
    <w:p w14:paraId="37AD4F9C" w14:textId="77777777" w:rsidR="00050C81" w:rsidRDefault="00050C81"/>
    <w:p w14:paraId="0ED3F635" w14:textId="77777777" w:rsidR="00050C81" w:rsidRDefault="00050C81" w:rsidP="007E4C65">
      <w:pPr>
        <w:pStyle w:val="Title"/>
        <w:jc w:val="center"/>
      </w:pPr>
      <w:r>
        <w:br w:type="page"/>
      </w:r>
      <w:r>
        <w:lastRenderedPageBreak/>
        <w:t>SUMÁRIO</w:t>
      </w:r>
    </w:p>
    <w:p w14:paraId="7498FD42" w14:textId="77777777" w:rsidR="00BE14B1" w:rsidRDefault="00050C81">
      <w:pPr>
        <w:pStyle w:val="TOC1"/>
        <w:rPr>
          <w:rFonts w:asciiTheme="minorHAnsi" w:eastAsiaTheme="minorEastAsia" w:hAnsiTheme="minorHAnsi" w:cstheme="minorBidi"/>
          <w:bCs w:val="0"/>
          <w:caps w:val="0"/>
          <w:kern w:val="2"/>
          <w:sz w:val="24"/>
          <w:szCs w:val="24"/>
          <w:lang w:val="en-US"/>
          <w14:ligatures w14:val="standardContextual"/>
        </w:rPr>
      </w:pPr>
      <w:r>
        <w:rPr>
          <w:rFonts w:cs="Arial"/>
        </w:rPr>
        <w:fldChar w:fldCharType="begin"/>
      </w:r>
      <w:r>
        <w:rPr>
          <w:rFonts w:cs="Arial"/>
        </w:rPr>
        <w:instrText xml:space="preserve"> TOC \o "1-3" \h \z </w:instrText>
      </w:r>
      <w:r>
        <w:rPr>
          <w:rFonts w:cs="Arial"/>
        </w:rPr>
        <w:fldChar w:fldCharType="separate"/>
      </w:r>
      <w:hyperlink w:anchor="_Toc232443646" w:history="1">
        <w:r w:rsidR="00BE14B1" w:rsidRPr="00573566">
          <w:rPr>
            <w:rStyle w:val="Hyperlink"/>
          </w:rPr>
          <w:t>1. Introdução</w:t>
        </w:r>
        <w:r w:rsidR="00BE14B1">
          <w:rPr>
            <w:webHidden/>
          </w:rPr>
          <w:tab/>
        </w:r>
        <w:r w:rsidR="00BE14B1">
          <w:rPr>
            <w:webHidden/>
          </w:rPr>
          <w:fldChar w:fldCharType="begin"/>
        </w:r>
        <w:r w:rsidR="00BE14B1">
          <w:rPr>
            <w:webHidden/>
          </w:rPr>
          <w:instrText xml:space="preserve"> PAGEREF _Toc232443646 \h </w:instrText>
        </w:r>
        <w:r w:rsidR="00BE14B1">
          <w:rPr>
            <w:webHidden/>
          </w:rPr>
        </w:r>
        <w:r w:rsidR="00BE14B1">
          <w:rPr>
            <w:webHidden/>
          </w:rPr>
          <w:fldChar w:fldCharType="separate"/>
        </w:r>
        <w:r w:rsidR="00BE14B1">
          <w:rPr>
            <w:webHidden/>
          </w:rPr>
          <w:t>4</w:t>
        </w:r>
        <w:r w:rsidR="00BE14B1">
          <w:rPr>
            <w:webHidden/>
          </w:rPr>
          <w:fldChar w:fldCharType="end"/>
        </w:r>
      </w:hyperlink>
    </w:p>
    <w:p w14:paraId="2C38BB0C" w14:textId="77777777" w:rsidR="00BE14B1" w:rsidRDefault="00BE14B1">
      <w:pPr>
        <w:pStyle w:val="TOC1"/>
        <w:rPr>
          <w:rFonts w:asciiTheme="minorHAnsi" w:eastAsiaTheme="minorEastAsia" w:hAnsiTheme="minorHAnsi" w:cstheme="minorBidi"/>
          <w:bCs w:val="0"/>
          <w:caps w:val="0"/>
          <w:kern w:val="2"/>
          <w:sz w:val="24"/>
          <w:szCs w:val="24"/>
          <w:lang w:val="en-US"/>
          <w14:ligatures w14:val="standardContextual"/>
        </w:rPr>
      </w:pPr>
      <w:hyperlink w:anchor="_Toc232443647" w:history="1">
        <w:r w:rsidRPr="00573566">
          <w:rPr>
            <w:rStyle w:val="Hyperlink"/>
            <w:rFonts w:eastAsia="Arial Unicode MS"/>
            <w:lang w:val="pt-PT"/>
          </w:rPr>
          <w:t>2. Como está organizado o manual</w:t>
        </w:r>
        <w:r>
          <w:rPr>
            <w:webHidden/>
          </w:rPr>
          <w:tab/>
        </w:r>
        <w:r>
          <w:rPr>
            <w:webHidden/>
          </w:rPr>
          <w:fldChar w:fldCharType="begin"/>
        </w:r>
        <w:r>
          <w:rPr>
            <w:webHidden/>
          </w:rPr>
          <w:instrText xml:space="preserve"> PAGEREF _Toc232443647 \h </w:instrText>
        </w:r>
        <w:r>
          <w:rPr>
            <w:webHidden/>
          </w:rPr>
        </w:r>
        <w:r>
          <w:rPr>
            <w:webHidden/>
          </w:rPr>
          <w:fldChar w:fldCharType="separate"/>
        </w:r>
        <w:r>
          <w:rPr>
            <w:webHidden/>
          </w:rPr>
          <w:t>4</w:t>
        </w:r>
        <w:r>
          <w:rPr>
            <w:webHidden/>
          </w:rPr>
          <w:fldChar w:fldCharType="end"/>
        </w:r>
      </w:hyperlink>
    </w:p>
    <w:p w14:paraId="176C8EC2" w14:textId="77777777" w:rsidR="00BE14B1" w:rsidRDefault="00BE14B1">
      <w:pPr>
        <w:pStyle w:val="TOC1"/>
        <w:rPr>
          <w:rFonts w:asciiTheme="minorHAnsi" w:eastAsiaTheme="minorEastAsia" w:hAnsiTheme="minorHAnsi" w:cstheme="minorBidi"/>
          <w:bCs w:val="0"/>
          <w:caps w:val="0"/>
          <w:kern w:val="2"/>
          <w:sz w:val="24"/>
          <w:szCs w:val="24"/>
          <w:lang w:val="en-US"/>
          <w14:ligatures w14:val="standardContextual"/>
        </w:rPr>
      </w:pPr>
      <w:hyperlink w:anchor="_Toc232443648" w:history="1">
        <w:r w:rsidRPr="00573566">
          <w:rPr>
            <w:rStyle w:val="Hyperlink"/>
            <w:rFonts w:eastAsia="Arial Unicode MS"/>
            <w:lang w:val="pt-PT"/>
          </w:rPr>
          <w:t>3. Funcionalidades gerais do sistema</w:t>
        </w:r>
        <w:r>
          <w:rPr>
            <w:webHidden/>
          </w:rPr>
          <w:tab/>
        </w:r>
        <w:r>
          <w:rPr>
            <w:webHidden/>
          </w:rPr>
          <w:fldChar w:fldCharType="begin"/>
        </w:r>
        <w:r>
          <w:rPr>
            <w:webHidden/>
          </w:rPr>
          <w:instrText xml:space="preserve"> PAGEREF _Toc232443648 \h </w:instrText>
        </w:r>
        <w:r>
          <w:rPr>
            <w:webHidden/>
          </w:rPr>
        </w:r>
        <w:r>
          <w:rPr>
            <w:webHidden/>
          </w:rPr>
          <w:fldChar w:fldCharType="separate"/>
        </w:r>
        <w:r>
          <w:rPr>
            <w:webHidden/>
          </w:rPr>
          <w:t>4</w:t>
        </w:r>
        <w:r>
          <w:rPr>
            <w:webHidden/>
          </w:rPr>
          <w:fldChar w:fldCharType="end"/>
        </w:r>
      </w:hyperlink>
    </w:p>
    <w:p w14:paraId="3AAD6252" w14:textId="77777777" w:rsidR="00BE14B1" w:rsidRDefault="00BE14B1">
      <w:pPr>
        <w:pStyle w:val="TOC2"/>
        <w:rPr>
          <w:rFonts w:asciiTheme="minorHAnsi" w:eastAsiaTheme="minorEastAsia" w:hAnsiTheme="minorHAnsi" w:cstheme="minorBidi"/>
          <w:bCs w:val="0"/>
          <w:kern w:val="2"/>
          <w:sz w:val="24"/>
          <w:szCs w:val="24"/>
          <w:lang w:val="en-US"/>
          <w14:ligatures w14:val="standardContextual"/>
        </w:rPr>
      </w:pPr>
      <w:hyperlink w:anchor="_Toc232443649" w:history="1">
        <w:r w:rsidRPr="00573566">
          <w:rPr>
            <w:rStyle w:val="Hyperlink"/>
          </w:rPr>
          <w:t>3.1. Acesso ao sistema</w:t>
        </w:r>
        <w:r>
          <w:rPr>
            <w:webHidden/>
          </w:rPr>
          <w:tab/>
        </w:r>
        <w:r>
          <w:rPr>
            <w:webHidden/>
          </w:rPr>
          <w:fldChar w:fldCharType="begin"/>
        </w:r>
        <w:r>
          <w:rPr>
            <w:webHidden/>
          </w:rPr>
          <w:instrText xml:space="preserve"> PAGEREF _Toc232443649 \h </w:instrText>
        </w:r>
        <w:r>
          <w:rPr>
            <w:webHidden/>
          </w:rPr>
        </w:r>
        <w:r>
          <w:rPr>
            <w:webHidden/>
          </w:rPr>
          <w:fldChar w:fldCharType="separate"/>
        </w:r>
        <w:r>
          <w:rPr>
            <w:webHidden/>
          </w:rPr>
          <w:t>4</w:t>
        </w:r>
        <w:r>
          <w:rPr>
            <w:webHidden/>
          </w:rPr>
          <w:fldChar w:fldCharType="end"/>
        </w:r>
      </w:hyperlink>
    </w:p>
    <w:p w14:paraId="28A1C652" w14:textId="77777777" w:rsidR="00BE14B1" w:rsidRDefault="00BE14B1">
      <w:pPr>
        <w:pStyle w:val="TOC2"/>
        <w:rPr>
          <w:rFonts w:asciiTheme="minorHAnsi" w:eastAsiaTheme="minorEastAsia" w:hAnsiTheme="minorHAnsi" w:cstheme="minorBidi"/>
          <w:bCs w:val="0"/>
          <w:kern w:val="2"/>
          <w:sz w:val="24"/>
          <w:szCs w:val="24"/>
          <w:lang w:val="en-US"/>
          <w14:ligatures w14:val="standardContextual"/>
        </w:rPr>
      </w:pPr>
      <w:hyperlink w:anchor="_Toc232443650" w:history="1">
        <w:r w:rsidRPr="00573566">
          <w:rPr>
            <w:rStyle w:val="Hyperlink"/>
          </w:rPr>
          <w:t>3.2. Tipos de mensagens</w:t>
        </w:r>
        <w:r>
          <w:rPr>
            <w:webHidden/>
          </w:rPr>
          <w:tab/>
        </w:r>
        <w:r>
          <w:rPr>
            <w:webHidden/>
          </w:rPr>
          <w:fldChar w:fldCharType="begin"/>
        </w:r>
        <w:r>
          <w:rPr>
            <w:webHidden/>
          </w:rPr>
          <w:instrText xml:space="preserve"> PAGEREF _Toc232443650 \h </w:instrText>
        </w:r>
        <w:r>
          <w:rPr>
            <w:webHidden/>
          </w:rPr>
        </w:r>
        <w:r>
          <w:rPr>
            <w:webHidden/>
          </w:rPr>
          <w:fldChar w:fldCharType="separate"/>
        </w:r>
        <w:r>
          <w:rPr>
            <w:webHidden/>
          </w:rPr>
          <w:t>4</w:t>
        </w:r>
        <w:r>
          <w:rPr>
            <w:webHidden/>
          </w:rPr>
          <w:fldChar w:fldCharType="end"/>
        </w:r>
      </w:hyperlink>
    </w:p>
    <w:p w14:paraId="61420C28" w14:textId="77777777" w:rsidR="00BE14B1" w:rsidRDefault="00BE14B1">
      <w:pPr>
        <w:pStyle w:val="TOC1"/>
        <w:rPr>
          <w:rFonts w:asciiTheme="minorHAnsi" w:eastAsiaTheme="minorEastAsia" w:hAnsiTheme="minorHAnsi" w:cstheme="minorBidi"/>
          <w:bCs w:val="0"/>
          <w:caps w:val="0"/>
          <w:kern w:val="2"/>
          <w:sz w:val="24"/>
          <w:szCs w:val="24"/>
          <w:lang w:val="en-US"/>
          <w14:ligatures w14:val="standardContextual"/>
        </w:rPr>
      </w:pPr>
      <w:hyperlink w:anchor="_Toc232443651" w:history="1">
        <w:r w:rsidRPr="00573566">
          <w:rPr>
            <w:rStyle w:val="Hyperlink"/>
            <w:rFonts w:eastAsia="Arial Unicode MS"/>
            <w:lang w:val="pt-PT"/>
          </w:rPr>
          <w:t>4. Funcionalidades do sistema</w:t>
        </w:r>
        <w:r>
          <w:rPr>
            <w:webHidden/>
          </w:rPr>
          <w:tab/>
        </w:r>
        <w:r>
          <w:rPr>
            <w:webHidden/>
          </w:rPr>
          <w:fldChar w:fldCharType="begin"/>
        </w:r>
        <w:r>
          <w:rPr>
            <w:webHidden/>
          </w:rPr>
          <w:instrText xml:space="preserve"> PAGEREF _Toc232443651 \h </w:instrText>
        </w:r>
        <w:r>
          <w:rPr>
            <w:webHidden/>
          </w:rPr>
        </w:r>
        <w:r>
          <w:rPr>
            <w:webHidden/>
          </w:rPr>
          <w:fldChar w:fldCharType="separate"/>
        </w:r>
        <w:r>
          <w:rPr>
            <w:webHidden/>
          </w:rPr>
          <w:t>4</w:t>
        </w:r>
        <w:r>
          <w:rPr>
            <w:webHidden/>
          </w:rPr>
          <w:fldChar w:fldCharType="end"/>
        </w:r>
      </w:hyperlink>
    </w:p>
    <w:p w14:paraId="3DD9489A" w14:textId="77777777" w:rsidR="00BE14B1" w:rsidRDefault="00BE14B1">
      <w:pPr>
        <w:pStyle w:val="TOC2"/>
        <w:rPr>
          <w:rFonts w:asciiTheme="minorHAnsi" w:eastAsiaTheme="minorEastAsia" w:hAnsiTheme="minorHAnsi" w:cstheme="minorBidi"/>
          <w:bCs w:val="0"/>
          <w:kern w:val="2"/>
          <w:sz w:val="24"/>
          <w:szCs w:val="24"/>
          <w:lang w:val="en-US"/>
          <w14:ligatures w14:val="standardContextual"/>
        </w:rPr>
      </w:pPr>
      <w:hyperlink w:anchor="_Toc232443652" w:history="1">
        <w:r w:rsidRPr="00573566">
          <w:rPr>
            <w:rStyle w:val="Hyperlink"/>
          </w:rPr>
          <w:t>4.1. Criar conta</w:t>
        </w:r>
        <w:r>
          <w:rPr>
            <w:webHidden/>
          </w:rPr>
          <w:tab/>
        </w:r>
        <w:r>
          <w:rPr>
            <w:webHidden/>
          </w:rPr>
          <w:fldChar w:fldCharType="begin"/>
        </w:r>
        <w:r>
          <w:rPr>
            <w:webHidden/>
          </w:rPr>
          <w:instrText xml:space="preserve"> PAGEREF _Toc232443652 \h </w:instrText>
        </w:r>
        <w:r>
          <w:rPr>
            <w:webHidden/>
          </w:rPr>
        </w:r>
        <w:r>
          <w:rPr>
            <w:webHidden/>
          </w:rPr>
          <w:fldChar w:fldCharType="separate"/>
        </w:r>
        <w:r>
          <w:rPr>
            <w:webHidden/>
          </w:rPr>
          <w:t>4</w:t>
        </w:r>
        <w:r>
          <w:rPr>
            <w:webHidden/>
          </w:rPr>
          <w:fldChar w:fldCharType="end"/>
        </w:r>
      </w:hyperlink>
    </w:p>
    <w:p w14:paraId="53C30F44" w14:textId="77777777" w:rsidR="00BE14B1" w:rsidRDefault="00BE14B1">
      <w:pPr>
        <w:pStyle w:val="TOC2"/>
        <w:rPr>
          <w:rFonts w:asciiTheme="minorHAnsi" w:eastAsiaTheme="minorEastAsia" w:hAnsiTheme="minorHAnsi" w:cstheme="minorBidi"/>
          <w:bCs w:val="0"/>
          <w:kern w:val="2"/>
          <w:sz w:val="24"/>
          <w:szCs w:val="24"/>
          <w:lang w:val="en-US"/>
          <w14:ligatures w14:val="standardContextual"/>
        </w:rPr>
      </w:pPr>
      <w:hyperlink w:anchor="_Toc232443653" w:history="1">
        <w:r w:rsidRPr="00573566">
          <w:rPr>
            <w:rStyle w:val="Hyperlink"/>
          </w:rPr>
          <w:t>4.2. Entrar (Login)</w:t>
        </w:r>
        <w:r>
          <w:rPr>
            <w:webHidden/>
          </w:rPr>
          <w:tab/>
        </w:r>
        <w:r>
          <w:rPr>
            <w:webHidden/>
          </w:rPr>
          <w:fldChar w:fldCharType="begin"/>
        </w:r>
        <w:r>
          <w:rPr>
            <w:webHidden/>
          </w:rPr>
          <w:instrText xml:space="preserve"> PAGEREF _Toc232443653 \h </w:instrText>
        </w:r>
        <w:r>
          <w:rPr>
            <w:webHidden/>
          </w:rPr>
        </w:r>
        <w:r>
          <w:rPr>
            <w:webHidden/>
          </w:rPr>
          <w:fldChar w:fldCharType="separate"/>
        </w:r>
        <w:r>
          <w:rPr>
            <w:webHidden/>
          </w:rPr>
          <w:t>5</w:t>
        </w:r>
        <w:r>
          <w:rPr>
            <w:webHidden/>
          </w:rPr>
          <w:fldChar w:fldCharType="end"/>
        </w:r>
      </w:hyperlink>
    </w:p>
    <w:p w14:paraId="7D2D7CF0" w14:textId="77777777" w:rsidR="00BE14B1" w:rsidRDefault="00BE14B1">
      <w:pPr>
        <w:pStyle w:val="TOC2"/>
        <w:rPr>
          <w:rFonts w:asciiTheme="minorHAnsi" w:eastAsiaTheme="minorEastAsia" w:hAnsiTheme="minorHAnsi" w:cstheme="minorBidi"/>
          <w:bCs w:val="0"/>
          <w:kern w:val="2"/>
          <w:sz w:val="24"/>
          <w:szCs w:val="24"/>
          <w:lang w:val="en-US"/>
          <w14:ligatures w14:val="standardContextual"/>
        </w:rPr>
      </w:pPr>
      <w:hyperlink w:anchor="_Toc232443654" w:history="1">
        <w:r w:rsidRPr="00573566">
          <w:rPr>
            <w:rStyle w:val="Hyperlink"/>
          </w:rPr>
          <w:t>4.3. Avaliação Inicial</w:t>
        </w:r>
        <w:r>
          <w:rPr>
            <w:webHidden/>
          </w:rPr>
          <w:tab/>
        </w:r>
        <w:r>
          <w:rPr>
            <w:webHidden/>
          </w:rPr>
          <w:fldChar w:fldCharType="begin"/>
        </w:r>
        <w:r>
          <w:rPr>
            <w:webHidden/>
          </w:rPr>
          <w:instrText xml:space="preserve"> PAGEREF _Toc232443654 \h </w:instrText>
        </w:r>
        <w:r>
          <w:rPr>
            <w:webHidden/>
          </w:rPr>
        </w:r>
        <w:r>
          <w:rPr>
            <w:webHidden/>
          </w:rPr>
          <w:fldChar w:fldCharType="separate"/>
        </w:r>
        <w:r>
          <w:rPr>
            <w:webHidden/>
          </w:rPr>
          <w:t>5</w:t>
        </w:r>
        <w:r>
          <w:rPr>
            <w:webHidden/>
          </w:rPr>
          <w:fldChar w:fldCharType="end"/>
        </w:r>
      </w:hyperlink>
    </w:p>
    <w:p w14:paraId="551F1034" w14:textId="77777777" w:rsidR="00BE14B1" w:rsidRDefault="00BE14B1">
      <w:pPr>
        <w:pStyle w:val="TOC2"/>
        <w:rPr>
          <w:rFonts w:asciiTheme="minorHAnsi" w:eastAsiaTheme="minorEastAsia" w:hAnsiTheme="minorHAnsi" w:cstheme="minorBidi"/>
          <w:bCs w:val="0"/>
          <w:kern w:val="2"/>
          <w:sz w:val="24"/>
          <w:szCs w:val="24"/>
          <w:lang w:val="en-US"/>
          <w14:ligatures w14:val="standardContextual"/>
        </w:rPr>
      </w:pPr>
      <w:hyperlink w:anchor="_Toc232443655" w:history="1">
        <w:r w:rsidRPr="00573566">
          <w:rPr>
            <w:rStyle w:val="Hyperlink"/>
          </w:rPr>
          <w:t>4.4. Painel e Meu Perfil</w:t>
        </w:r>
        <w:r>
          <w:rPr>
            <w:webHidden/>
          </w:rPr>
          <w:tab/>
        </w:r>
        <w:r>
          <w:rPr>
            <w:webHidden/>
          </w:rPr>
          <w:fldChar w:fldCharType="begin"/>
        </w:r>
        <w:r>
          <w:rPr>
            <w:webHidden/>
          </w:rPr>
          <w:instrText xml:space="preserve"> PAGEREF _Toc232443655 \h </w:instrText>
        </w:r>
        <w:r>
          <w:rPr>
            <w:webHidden/>
          </w:rPr>
        </w:r>
        <w:r>
          <w:rPr>
            <w:webHidden/>
          </w:rPr>
          <w:fldChar w:fldCharType="separate"/>
        </w:r>
        <w:r>
          <w:rPr>
            <w:webHidden/>
          </w:rPr>
          <w:t>5</w:t>
        </w:r>
        <w:r>
          <w:rPr>
            <w:webHidden/>
          </w:rPr>
          <w:fldChar w:fldCharType="end"/>
        </w:r>
      </w:hyperlink>
    </w:p>
    <w:p w14:paraId="23BD6F0A" w14:textId="77777777" w:rsidR="00BE14B1" w:rsidRDefault="00BE14B1">
      <w:pPr>
        <w:pStyle w:val="TOC2"/>
        <w:rPr>
          <w:rFonts w:asciiTheme="minorHAnsi" w:eastAsiaTheme="minorEastAsia" w:hAnsiTheme="minorHAnsi" w:cstheme="minorBidi"/>
          <w:bCs w:val="0"/>
          <w:kern w:val="2"/>
          <w:sz w:val="24"/>
          <w:szCs w:val="24"/>
          <w:lang w:val="en-US"/>
          <w14:ligatures w14:val="standardContextual"/>
        </w:rPr>
      </w:pPr>
      <w:hyperlink w:anchor="_Toc232443656" w:history="1">
        <w:r w:rsidRPr="00573566">
          <w:rPr>
            <w:rStyle w:val="Hyperlink"/>
          </w:rPr>
          <w:t>4.5. Registrar Eventos (Diário de Eventos)</w:t>
        </w:r>
        <w:r>
          <w:rPr>
            <w:webHidden/>
          </w:rPr>
          <w:tab/>
        </w:r>
        <w:r>
          <w:rPr>
            <w:webHidden/>
          </w:rPr>
          <w:fldChar w:fldCharType="begin"/>
        </w:r>
        <w:r>
          <w:rPr>
            <w:webHidden/>
          </w:rPr>
          <w:instrText xml:space="preserve"> PAGEREF _Toc232443656 \h </w:instrText>
        </w:r>
        <w:r>
          <w:rPr>
            <w:webHidden/>
          </w:rPr>
        </w:r>
        <w:r>
          <w:rPr>
            <w:webHidden/>
          </w:rPr>
          <w:fldChar w:fldCharType="separate"/>
        </w:r>
        <w:r>
          <w:rPr>
            <w:webHidden/>
          </w:rPr>
          <w:t>5</w:t>
        </w:r>
        <w:r>
          <w:rPr>
            <w:webHidden/>
          </w:rPr>
          <w:fldChar w:fldCharType="end"/>
        </w:r>
      </w:hyperlink>
    </w:p>
    <w:p w14:paraId="3559856F" w14:textId="77777777" w:rsidR="00BE14B1" w:rsidRDefault="00BE14B1">
      <w:pPr>
        <w:pStyle w:val="TOC2"/>
        <w:rPr>
          <w:rFonts w:asciiTheme="minorHAnsi" w:eastAsiaTheme="minorEastAsia" w:hAnsiTheme="minorHAnsi" w:cstheme="minorBidi"/>
          <w:bCs w:val="0"/>
          <w:kern w:val="2"/>
          <w:sz w:val="24"/>
          <w:szCs w:val="24"/>
          <w:lang w:val="en-US"/>
          <w14:ligatures w14:val="standardContextual"/>
        </w:rPr>
      </w:pPr>
      <w:hyperlink w:anchor="_Toc232443657" w:history="1">
        <w:r w:rsidRPr="00573566">
          <w:rPr>
            <w:rStyle w:val="Hyperlink"/>
          </w:rPr>
          <w:t>4.6. Monitorar Progresso</w:t>
        </w:r>
        <w:r>
          <w:rPr>
            <w:webHidden/>
          </w:rPr>
          <w:tab/>
        </w:r>
        <w:r>
          <w:rPr>
            <w:webHidden/>
          </w:rPr>
          <w:fldChar w:fldCharType="begin"/>
        </w:r>
        <w:r>
          <w:rPr>
            <w:webHidden/>
          </w:rPr>
          <w:instrText xml:space="preserve"> PAGEREF _Toc232443657 \h </w:instrText>
        </w:r>
        <w:r>
          <w:rPr>
            <w:webHidden/>
          </w:rPr>
        </w:r>
        <w:r>
          <w:rPr>
            <w:webHidden/>
          </w:rPr>
          <w:fldChar w:fldCharType="separate"/>
        </w:r>
        <w:r>
          <w:rPr>
            <w:webHidden/>
          </w:rPr>
          <w:t>6</w:t>
        </w:r>
        <w:r>
          <w:rPr>
            <w:webHidden/>
          </w:rPr>
          <w:fldChar w:fldCharType="end"/>
        </w:r>
      </w:hyperlink>
    </w:p>
    <w:p w14:paraId="4660D302" w14:textId="77777777" w:rsidR="00BE14B1" w:rsidRDefault="00BE14B1">
      <w:pPr>
        <w:pStyle w:val="TOC2"/>
        <w:rPr>
          <w:rFonts w:asciiTheme="minorHAnsi" w:eastAsiaTheme="minorEastAsia" w:hAnsiTheme="minorHAnsi" w:cstheme="minorBidi"/>
          <w:bCs w:val="0"/>
          <w:kern w:val="2"/>
          <w:sz w:val="24"/>
          <w:szCs w:val="24"/>
          <w:lang w:val="en-US"/>
          <w14:ligatures w14:val="standardContextual"/>
        </w:rPr>
      </w:pPr>
      <w:hyperlink w:anchor="_Toc232443658" w:history="1">
        <w:r w:rsidRPr="00573566">
          <w:rPr>
            <w:rStyle w:val="Hyperlink"/>
          </w:rPr>
          <w:t>4.7. Recursos de Relaxamento</w:t>
        </w:r>
        <w:r>
          <w:rPr>
            <w:webHidden/>
          </w:rPr>
          <w:tab/>
        </w:r>
        <w:r>
          <w:rPr>
            <w:webHidden/>
          </w:rPr>
          <w:fldChar w:fldCharType="begin"/>
        </w:r>
        <w:r>
          <w:rPr>
            <w:webHidden/>
          </w:rPr>
          <w:instrText xml:space="preserve"> PAGEREF _Toc232443658 \h </w:instrText>
        </w:r>
        <w:r>
          <w:rPr>
            <w:webHidden/>
          </w:rPr>
        </w:r>
        <w:r>
          <w:rPr>
            <w:webHidden/>
          </w:rPr>
          <w:fldChar w:fldCharType="separate"/>
        </w:r>
        <w:r>
          <w:rPr>
            <w:webHidden/>
          </w:rPr>
          <w:t>6</w:t>
        </w:r>
        <w:r>
          <w:rPr>
            <w:webHidden/>
          </w:rPr>
          <w:fldChar w:fldCharType="end"/>
        </w:r>
      </w:hyperlink>
    </w:p>
    <w:p w14:paraId="0B8BCBD9" w14:textId="77777777" w:rsidR="00BE14B1" w:rsidRDefault="00BE14B1">
      <w:pPr>
        <w:pStyle w:val="TOC1"/>
        <w:rPr>
          <w:rFonts w:asciiTheme="minorHAnsi" w:eastAsiaTheme="minorEastAsia" w:hAnsiTheme="minorHAnsi" w:cstheme="minorBidi"/>
          <w:bCs w:val="0"/>
          <w:caps w:val="0"/>
          <w:kern w:val="2"/>
          <w:sz w:val="24"/>
          <w:szCs w:val="24"/>
          <w:lang w:val="en-US"/>
          <w14:ligatures w14:val="standardContextual"/>
        </w:rPr>
      </w:pPr>
      <w:hyperlink w:anchor="_Toc232443659" w:history="1">
        <w:r w:rsidRPr="00573566">
          <w:rPr>
            <w:rStyle w:val="Hyperlink"/>
            <w:rFonts w:eastAsia="Arial Unicode MS"/>
            <w:lang w:val="pt-PT"/>
          </w:rPr>
          <w:t>5. glossário</w:t>
        </w:r>
        <w:r>
          <w:rPr>
            <w:webHidden/>
          </w:rPr>
          <w:tab/>
        </w:r>
        <w:r>
          <w:rPr>
            <w:webHidden/>
          </w:rPr>
          <w:fldChar w:fldCharType="begin"/>
        </w:r>
        <w:r>
          <w:rPr>
            <w:webHidden/>
          </w:rPr>
          <w:instrText xml:space="preserve"> PAGEREF _Toc232443659 \h </w:instrText>
        </w:r>
        <w:r>
          <w:rPr>
            <w:webHidden/>
          </w:rPr>
        </w:r>
        <w:r>
          <w:rPr>
            <w:webHidden/>
          </w:rPr>
          <w:fldChar w:fldCharType="separate"/>
        </w:r>
        <w:r>
          <w:rPr>
            <w:webHidden/>
          </w:rPr>
          <w:t>6</w:t>
        </w:r>
        <w:r>
          <w:rPr>
            <w:webHidden/>
          </w:rPr>
          <w:fldChar w:fldCharType="end"/>
        </w:r>
      </w:hyperlink>
    </w:p>
    <w:p w14:paraId="0D17E853" w14:textId="77777777" w:rsidR="00050C81" w:rsidRDefault="00050C81">
      <w:r>
        <w:fldChar w:fldCharType="end"/>
      </w:r>
    </w:p>
    <w:p w14:paraId="69387D3C" w14:textId="77777777" w:rsidR="00050C81" w:rsidRDefault="00050C81" w:rsidP="00050C81">
      <w:pPr>
        <w:pStyle w:val="Heading1"/>
        <w:numPr>
          <w:ilvl w:val="0"/>
          <w:numId w:val="1"/>
        </w:numPr>
        <w:ind w:left="0" w:firstLine="0"/>
      </w:pPr>
      <w:r>
        <w:br w:type="page"/>
      </w:r>
      <w:bookmarkStart w:id="0" w:name="_Toc104341857"/>
      <w:bookmarkStart w:id="1" w:name="_Toc232443646"/>
      <w:r>
        <w:lastRenderedPageBreak/>
        <w:t>Introdução</w:t>
      </w:r>
      <w:bookmarkEnd w:id="0"/>
      <w:bookmarkEnd w:id="1"/>
    </w:p>
    <w:p w14:paraId="372952C5" w14:textId="77777777" w:rsidR="00050C81" w:rsidRDefault="00050C81">
      <w:pPr>
        <w:rPr>
          <w:lang w:val="pt-PT"/>
        </w:rPr>
      </w:pPr>
      <w:r>
        <w:rPr>
          <w:lang w:val="pt-PT"/>
        </w:rPr>
        <w:t>O 0FUMO é uma aplicação web voltada ao apoio de pessoas que desejam parar de fumar. Por meio dela, o usuário registra seu perfil de consumo, acompanha os momentos de vontade de fumar (resistências e recaídas), visualiza seu progresso ao longo do tempo e recebe sugestões de recursos de relaxamento.</w:t>
      </w:r>
    </w:p>
    <w:p w14:paraId="47591F97" w14:textId="77777777" w:rsidR="00977499" w:rsidRDefault="00000000">
      <w:r>
        <w:t>Este manual tem como finalidade orientar o usuário final na utilização do sistema, descrevendo de forma clara e passo a passo cada funcionalidade disponível. O objetivo é que qualquer usuário, mesmo sem conhecimento técnico, consiga utilizar a plataforma com autonomia.</w:t>
      </w:r>
    </w:p>
    <w:p w14:paraId="411DBD65" w14:textId="77777777" w:rsidR="00050C81" w:rsidRDefault="00050C81">
      <w:pPr>
        <w:rPr>
          <w:rFonts w:eastAsia="Arial Unicode MS"/>
          <w:lang w:val="pt-PT"/>
        </w:rPr>
      </w:pPr>
    </w:p>
    <w:p w14:paraId="2CF7A7DB" w14:textId="77777777" w:rsidR="00050C81" w:rsidRDefault="00050C81">
      <w:pPr>
        <w:pStyle w:val="Heading1"/>
        <w:rPr>
          <w:rFonts w:eastAsia="Arial Unicode MS"/>
          <w:lang w:val="pt-PT"/>
        </w:rPr>
      </w:pPr>
      <w:bookmarkStart w:id="2" w:name="_Toc232443647"/>
      <w:r>
        <w:rPr>
          <w:rFonts w:eastAsia="Arial Unicode MS"/>
          <w:lang w:val="pt-PT"/>
        </w:rPr>
        <w:t>Como está organizado o manual</w:t>
      </w:r>
      <w:bookmarkEnd w:id="2"/>
    </w:p>
    <w:p w14:paraId="33EF4012" w14:textId="77777777" w:rsidR="00050C81" w:rsidRDefault="00050C81">
      <w:pPr>
        <w:rPr>
          <w:rFonts w:eastAsia="Arial Unicode MS"/>
          <w:lang w:val="pt-PT"/>
        </w:rPr>
      </w:pPr>
    </w:p>
    <w:p w14:paraId="7C79BF43" w14:textId="77777777" w:rsidR="00050C81" w:rsidRDefault="00050C81">
      <w:pPr>
        <w:rPr>
          <w:lang w:val="pt-PT"/>
        </w:rPr>
      </w:pPr>
      <w:r>
        <w:rPr>
          <w:lang w:val="pt-PT"/>
        </w:rPr>
        <w:t>Este manual está organizado nas seguintes seções: Funcionalidades gerais do sistema, que reúne as informações comuns a toda a plataforma, como acesso e tipos de mensagens; Funcionalidades do sistema, que apresenta, passo a passo, como utilizar cada funcionalidade; e Glossário, que descreve os principais termos e siglas utilizados nas telas.</w:t>
      </w:r>
    </w:p>
    <w:p w14:paraId="65AB6D8A" w14:textId="77777777" w:rsidR="00050C81" w:rsidRDefault="00050C81">
      <w:pPr>
        <w:rPr>
          <w:rFonts w:eastAsia="Arial Unicode MS"/>
          <w:lang w:val="pt-PT"/>
        </w:rPr>
      </w:pPr>
    </w:p>
    <w:p w14:paraId="7C963F3D" w14:textId="77777777" w:rsidR="00050C81" w:rsidRDefault="00050C81">
      <w:pPr>
        <w:pStyle w:val="Heading1"/>
        <w:rPr>
          <w:rFonts w:eastAsia="Arial Unicode MS"/>
          <w:lang w:val="pt-PT"/>
        </w:rPr>
      </w:pPr>
      <w:bookmarkStart w:id="3" w:name="_Toc232443648"/>
      <w:r>
        <w:rPr>
          <w:rFonts w:eastAsia="Arial Unicode MS"/>
          <w:lang w:val="pt-PT"/>
        </w:rPr>
        <w:t>Funcionalidades gerais do sistema</w:t>
      </w:r>
      <w:bookmarkEnd w:id="3"/>
    </w:p>
    <w:p w14:paraId="2B050DE2" w14:textId="77777777" w:rsidR="00050C81" w:rsidRDefault="00050C81">
      <w:pPr>
        <w:rPr>
          <w:lang w:val="pt-PT"/>
        </w:rPr>
      </w:pPr>
    </w:p>
    <w:p w14:paraId="7BF2615A" w14:textId="77777777" w:rsidR="00050C81" w:rsidRDefault="00050C81">
      <w:pPr>
        <w:rPr>
          <w:lang w:val="pt-PT"/>
        </w:rPr>
      </w:pPr>
      <w:r>
        <w:rPr>
          <w:lang w:val="pt-PT"/>
        </w:rPr>
        <w:t>Esta seção descreve as informações comuns a todo o sistema.</w:t>
      </w:r>
    </w:p>
    <w:p w14:paraId="1C8DBA20" w14:textId="77777777" w:rsidR="00977499" w:rsidRDefault="00000000">
      <w:pPr>
        <w:pStyle w:val="Heading2"/>
      </w:pPr>
      <w:bookmarkStart w:id="4" w:name="_Toc232443649"/>
      <w:r>
        <w:t>Acesso ao sistema</w:t>
      </w:r>
      <w:bookmarkEnd w:id="4"/>
    </w:p>
    <w:p w14:paraId="042A1DFE" w14:textId="77777777" w:rsidR="00977499" w:rsidRDefault="00000000">
      <w:r>
        <w:t>O 0FUMO é acessado pelo navegador. Para utilizá-lo é necessário criar uma conta e efetuar login. Após o primeiro acesso, é obrigatório concluir a Avaliação Inicial; enquanto ela não for concluída, as demais funcionalidades permanecem bloqueadas.</w:t>
      </w:r>
    </w:p>
    <w:p w14:paraId="5ECD4DDF" w14:textId="77777777" w:rsidR="00977499" w:rsidRDefault="00000000">
      <w:pPr>
        <w:pStyle w:val="Heading2"/>
      </w:pPr>
      <w:bookmarkStart w:id="5" w:name="_Toc232443650"/>
      <w:r>
        <w:t>Tipos de mensagens</w:t>
      </w:r>
      <w:bookmarkEnd w:id="5"/>
    </w:p>
    <w:p w14:paraId="0531517C" w14:textId="77777777" w:rsidR="00977499" w:rsidRDefault="00000000">
      <w:r>
        <w:t>O sistema apresenta três tipos principais de mensagens. Mensagens de sucesso confirmam que uma ação foi concluída, como o cadastro de conta ou o registro de um evento. Mensagens de erro de validação aparecem em vermelho abaixo dos campos, indicando campos obrigatórios não preenchidos ou valores inválidos. Mensagens de bloqueio informam quando uma ação não é permitida, por exemplo, ao tentar acessar uma funcionalidade sem ter concluído a avaliação inicial.</w:t>
      </w:r>
    </w:p>
    <w:p w14:paraId="500FC3FC" w14:textId="77777777" w:rsidR="00050C81" w:rsidRDefault="00050C81">
      <w:pPr>
        <w:rPr>
          <w:rFonts w:eastAsia="Arial Unicode MS"/>
          <w:lang w:val="pt-PT"/>
        </w:rPr>
      </w:pPr>
    </w:p>
    <w:p w14:paraId="07DE6E65" w14:textId="77777777" w:rsidR="00050C81" w:rsidRDefault="00050C81">
      <w:pPr>
        <w:pStyle w:val="Heading1"/>
        <w:rPr>
          <w:rFonts w:eastAsia="Arial Unicode MS"/>
          <w:lang w:val="pt-PT"/>
        </w:rPr>
      </w:pPr>
      <w:bookmarkStart w:id="6" w:name="_Toc232443651"/>
      <w:r>
        <w:rPr>
          <w:rFonts w:eastAsia="Arial Unicode MS"/>
          <w:lang w:val="pt-PT"/>
        </w:rPr>
        <w:t>Funcionalidades do sistema</w:t>
      </w:r>
      <w:bookmarkEnd w:id="6"/>
    </w:p>
    <w:p w14:paraId="7B3DD5FB" w14:textId="77777777" w:rsidR="00050C81" w:rsidRDefault="00050C81">
      <w:pPr>
        <w:rPr>
          <w:rFonts w:eastAsia="Arial Unicode MS"/>
          <w:lang w:val="pt-PT"/>
        </w:rPr>
      </w:pPr>
    </w:p>
    <w:p w14:paraId="0E46EE5B" w14:textId="77777777" w:rsidR="00050C81" w:rsidRDefault="00050C81">
      <w:pPr>
        <w:rPr>
          <w:lang w:val="pt-PT"/>
        </w:rPr>
      </w:pPr>
      <w:r>
        <w:rPr>
          <w:lang w:val="pt-PT"/>
        </w:rPr>
        <w:t>Esta seção descreve, passo a passo, como utilizar cada funcionalidade do 0FUMO.</w:t>
      </w:r>
    </w:p>
    <w:p w14:paraId="5232C963" w14:textId="77777777" w:rsidR="00977499" w:rsidRDefault="00000000">
      <w:pPr>
        <w:pStyle w:val="Heading2"/>
      </w:pPr>
      <w:bookmarkStart w:id="7" w:name="_Toc232443652"/>
      <w:r>
        <w:t>Criar conta</w:t>
      </w:r>
      <w:bookmarkEnd w:id="7"/>
    </w:p>
    <w:p w14:paraId="0164BAE1" w14:textId="77777777" w:rsidR="00977499" w:rsidRDefault="00000000">
      <w:pPr>
        <w:pStyle w:val="List"/>
      </w:pPr>
      <w:r>
        <w:t>Na página inicial, clique em Criar conta.</w:t>
      </w:r>
    </w:p>
    <w:p w14:paraId="1061EA09" w14:textId="77777777" w:rsidR="00977499" w:rsidRDefault="00000000">
      <w:pPr>
        <w:pStyle w:val="List"/>
      </w:pPr>
      <w:r>
        <w:lastRenderedPageBreak/>
        <w:t>Preencha os campos Nome, E-mail e Senha (mínimo de 8 caracteres).</w:t>
      </w:r>
    </w:p>
    <w:p w14:paraId="175C19C4" w14:textId="77777777" w:rsidR="00977499" w:rsidRDefault="00000000">
      <w:pPr>
        <w:pStyle w:val="List"/>
      </w:pPr>
      <w:r>
        <w:t>Clique no botão Criar conta.</w:t>
      </w:r>
    </w:p>
    <w:p w14:paraId="43551F8D" w14:textId="77777777" w:rsidR="00977499" w:rsidRDefault="00000000">
      <w:pPr>
        <w:pStyle w:val="List"/>
      </w:pPr>
      <w:r>
        <w:t>Se os dados forem válidos, a conta é criada e você é direcionado automaticamente para a Avaliação Inicial. Caso o e-mail já esteja cadastrado, o sistema exibe um aviso e o cadastro não é concluído.</w:t>
      </w:r>
    </w:p>
    <w:p w14:paraId="33A82DEA" w14:textId="77777777" w:rsidR="00977499" w:rsidRDefault="00000000">
      <w:pPr>
        <w:pStyle w:val="Heading2"/>
      </w:pPr>
      <w:bookmarkStart w:id="8" w:name="_Toc232443653"/>
      <w:r>
        <w:t>Entrar (Login)</w:t>
      </w:r>
      <w:bookmarkEnd w:id="8"/>
    </w:p>
    <w:p w14:paraId="55F64951" w14:textId="77777777" w:rsidR="00977499" w:rsidRDefault="00000000">
      <w:pPr>
        <w:pStyle w:val="List"/>
      </w:pPr>
      <w:r>
        <w:t>Na página inicial, clique em Entrar.</w:t>
      </w:r>
    </w:p>
    <w:p w14:paraId="64678410" w14:textId="77777777" w:rsidR="00977499" w:rsidRDefault="00000000">
      <w:pPr>
        <w:pStyle w:val="List"/>
      </w:pPr>
      <w:r>
        <w:t>Informe o E-mail e a Senha cadastrados.</w:t>
      </w:r>
    </w:p>
    <w:p w14:paraId="72423945" w14:textId="77777777" w:rsidR="00977499" w:rsidRDefault="00000000">
      <w:pPr>
        <w:pStyle w:val="List"/>
      </w:pPr>
      <w:r>
        <w:t>Clique em Entrar para acessar o painel.</w:t>
      </w:r>
    </w:p>
    <w:p w14:paraId="719BF5A3" w14:textId="77777777" w:rsidR="00977499" w:rsidRDefault="00000000">
      <w:pPr>
        <w:pStyle w:val="Heading2"/>
      </w:pPr>
      <w:bookmarkStart w:id="9" w:name="_Toc232443654"/>
      <w:r>
        <w:t>Avaliação Inicial</w:t>
      </w:r>
      <w:bookmarkEnd w:id="9"/>
    </w:p>
    <w:p w14:paraId="072B6BE0" w14:textId="77777777" w:rsidR="00977499" w:rsidRDefault="00000000">
      <w:pPr>
        <w:pStyle w:val="List"/>
      </w:pPr>
      <w:r>
        <w:t>Logo após o cadastro, responda às perguntas: quantos cigarros fuma por dia; há quantos anos fuma; principal motivação para parar (Saúde, Família, Financeiro ou Outro); e nível de dependência (Baixo, Médio ou Alto).</w:t>
      </w:r>
    </w:p>
    <w:p w14:paraId="27D61504" w14:textId="77777777" w:rsidR="00977499" w:rsidRDefault="00000000">
      <w:pPr>
        <w:pStyle w:val="List"/>
      </w:pPr>
      <w:r>
        <w:t>Preencha todos os campos obrigatórios. O campo de cigarros por dia deve conter apenas números.</w:t>
      </w:r>
    </w:p>
    <w:p w14:paraId="5AF10D79" w14:textId="77777777" w:rsidR="00977499" w:rsidRDefault="00000000">
      <w:pPr>
        <w:pStyle w:val="List"/>
      </w:pPr>
      <w:r>
        <w:t>Clique em Concluir avaliação. Ao concluir, as funcionalidades da plataforma são liberadas e você é levado ao painel.</w:t>
      </w:r>
    </w:p>
    <w:p w14:paraId="6C9EBEAF" w14:textId="77777777" w:rsidR="00977499" w:rsidRDefault="00000000">
      <w:pPr>
        <w:pStyle w:val="Heading2"/>
      </w:pPr>
      <w:bookmarkStart w:id="10" w:name="_Toc232443655"/>
      <w:r>
        <w:t>Painel e Meu Perfil</w:t>
      </w:r>
      <w:bookmarkEnd w:id="10"/>
    </w:p>
    <w:p w14:paraId="210636B6" w14:textId="77777777" w:rsidR="00977499" w:rsidRDefault="00000000">
      <w:pPr>
        <w:pStyle w:val="List"/>
      </w:pPr>
      <w:r>
        <w:t>O painel (Dashboard) exibe uma mensagem de boas-vindas e o cartão Ações, com o atalho Registrar evento.</w:t>
      </w:r>
    </w:p>
    <w:p w14:paraId="066DB6C4" w14:textId="77777777" w:rsidR="00977499" w:rsidRDefault="00000000">
      <w:pPr>
        <w:pStyle w:val="List"/>
      </w:pPr>
      <w:r>
        <w:t>No cartão Meu perfil você visualiza nome, e-mail e data de cadastro.</w:t>
      </w:r>
    </w:p>
    <w:p w14:paraId="3A093E17" w14:textId="77777777" w:rsidR="00977499" w:rsidRDefault="00000000">
      <w:pPr>
        <w:pStyle w:val="List"/>
      </w:pPr>
      <w:r>
        <w:t>Para alterar seus dados, clique em Editar dados, ajuste o Nome e/ou o E-mail e clique em Salvar alterações.</w:t>
      </w:r>
    </w:p>
    <w:p w14:paraId="0F9FDDBD" w14:textId="77777777" w:rsidR="00977499" w:rsidRDefault="00000000">
      <w:pPr>
        <w:pStyle w:val="List"/>
      </w:pPr>
      <w:r>
        <w:t>Para encerrar a sessão, clique em Sair. Para remover a conta, utilize Excluir minha conta.</w:t>
      </w:r>
    </w:p>
    <w:p w14:paraId="030A45EC" w14:textId="77777777" w:rsidR="00977499" w:rsidRDefault="00000000">
      <w:pPr>
        <w:pStyle w:val="Heading2"/>
      </w:pPr>
      <w:bookmarkStart w:id="11" w:name="_Toc232443656"/>
      <w:r>
        <w:t>Registrar Eventos (Diário de Eventos)</w:t>
      </w:r>
      <w:bookmarkEnd w:id="11"/>
    </w:p>
    <w:p w14:paraId="3C29334B" w14:textId="77777777" w:rsidR="00977499" w:rsidRDefault="00000000">
      <w:pPr>
        <w:pStyle w:val="List"/>
      </w:pPr>
      <w:r>
        <w:t>Acesse o Diário de Eventos pelo atalho Registrar evento.</w:t>
      </w:r>
    </w:p>
    <w:p w14:paraId="13A1A5CF" w14:textId="77777777" w:rsidR="00977499" w:rsidRDefault="00000000">
      <w:pPr>
        <w:pStyle w:val="List"/>
      </w:pPr>
      <w:r>
        <w:t>Em “O que aconteceu?”, selecione Resistiu (sentiu vontade, mas não fumou) ou Fumou (recaída).</w:t>
      </w:r>
    </w:p>
    <w:p w14:paraId="3B62AD59" w14:textId="77777777" w:rsidR="00977499" w:rsidRDefault="00000000">
      <w:pPr>
        <w:pStyle w:val="List"/>
      </w:pPr>
      <w:r>
        <w:t>Selecione a Intensidade da vontade (Baixa, Moderada ou Alta).</w:t>
      </w:r>
    </w:p>
    <w:p w14:paraId="53A0FD2F" w14:textId="77777777" w:rsidR="00977499" w:rsidRDefault="00000000">
      <w:pPr>
        <w:pStyle w:val="List"/>
      </w:pPr>
      <w:r>
        <w:t>Selecione o Gatilho (Estresse, Ociosidade, Situação social, Após refeição ou Outro).</w:t>
      </w:r>
    </w:p>
    <w:p w14:paraId="621DC359" w14:textId="77777777" w:rsidR="00977499" w:rsidRDefault="00000000">
      <w:pPr>
        <w:pStyle w:val="List"/>
      </w:pPr>
      <w:r>
        <w:t>Informe a Data e hora e, se desejar, uma observação.</w:t>
      </w:r>
    </w:p>
    <w:p w14:paraId="2ADC0DEB" w14:textId="77777777" w:rsidR="00977499" w:rsidRDefault="00000000">
      <w:pPr>
        <w:pStyle w:val="List"/>
      </w:pPr>
      <w:r>
        <w:t>Clique em Registrar evento. O registro passa a aparecer na lista de Histórico.</w:t>
      </w:r>
    </w:p>
    <w:p w14:paraId="570EA904" w14:textId="77777777" w:rsidR="00977499" w:rsidRDefault="00000000">
      <w:pPr>
        <w:pStyle w:val="Heading2"/>
      </w:pPr>
      <w:bookmarkStart w:id="12" w:name="_Toc232443657"/>
      <w:r>
        <w:lastRenderedPageBreak/>
        <w:t>Monitorar Progresso</w:t>
      </w:r>
      <w:bookmarkEnd w:id="12"/>
    </w:p>
    <w:p w14:paraId="6876E494" w14:textId="77777777" w:rsidR="00977499" w:rsidRDefault="00000000">
      <w:pPr>
        <w:pStyle w:val="List"/>
      </w:pPr>
      <w:r>
        <w:t>No painel, o cartão Meu progresso é exibido automaticamente após a conclusão da avaliação inicial.</w:t>
      </w:r>
    </w:p>
    <w:p w14:paraId="342BF1B6" w14:textId="77777777" w:rsidR="00977499" w:rsidRDefault="00000000">
      <w:pPr>
        <w:pStyle w:val="List"/>
      </w:pPr>
      <w:r>
        <w:t>Ele apresenta quatro indicadores: Total de eventos, Dias acompanhando, Resistências e Recaídas.</w:t>
      </w:r>
    </w:p>
    <w:p w14:paraId="14E494D5" w14:textId="77777777" w:rsidR="00977499" w:rsidRDefault="00000000">
      <w:pPr>
        <w:pStyle w:val="List"/>
      </w:pPr>
      <w:r>
        <w:t>Os indicadores são atualizados conforme você registra novos eventos. Se ainda não houver eventos, eles aparecem zerados.</w:t>
      </w:r>
    </w:p>
    <w:p w14:paraId="202E6E52" w14:textId="77777777" w:rsidR="00977499" w:rsidRDefault="00000000">
      <w:pPr>
        <w:pStyle w:val="Heading2"/>
      </w:pPr>
      <w:bookmarkStart w:id="13" w:name="_Toc232443658"/>
      <w:r>
        <w:t>Recursos de Relaxamento</w:t>
      </w:r>
      <w:bookmarkEnd w:id="13"/>
    </w:p>
    <w:p w14:paraId="304B0972" w14:textId="77777777" w:rsidR="00977499" w:rsidRDefault="00000000">
      <w:pPr>
        <w:pStyle w:val="List"/>
      </w:pPr>
      <w:r>
        <w:t>Ao registrar um evento no Diário de Eventos, o sistema utiliza o Gatilho informado para sugerir recursos de relaxamento.</w:t>
      </w:r>
    </w:p>
    <w:p w14:paraId="49B62318" w14:textId="77777777" w:rsidR="00977499" w:rsidRDefault="00000000">
      <w:pPr>
        <w:pStyle w:val="List"/>
      </w:pPr>
      <w:r>
        <w:t>O cartão Recursos de relaxamento é exibido com sugestões relacionadas ao gatilho, cada uma com título, descrição e categoria.</w:t>
      </w:r>
    </w:p>
    <w:p w14:paraId="6B6D30E6" w14:textId="77777777" w:rsidR="00977499" w:rsidRDefault="00000000">
      <w:pPr>
        <w:pStyle w:val="List"/>
      </w:pPr>
      <w:r>
        <w:t>Caso não existam recursos cadastrados para o gatilho selecionado, o cartão não é exibido.</w:t>
      </w:r>
    </w:p>
    <w:p w14:paraId="56F9D7F2" w14:textId="77777777" w:rsidR="00050C81" w:rsidRDefault="00050C81">
      <w:pPr>
        <w:rPr>
          <w:rFonts w:eastAsia="Arial Unicode MS"/>
          <w:lang w:val="pt-PT"/>
        </w:rPr>
      </w:pPr>
    </w:p>
    <w:p w14:paraId="49DE4A70" w14:textId="77777777" w:rsidR="00050C81" w:rsidRDefault="00050C81">
      <w:pPr>
        <w:pStyle w:val="Heading1"/>
        <w:rPr>
          <w:rFonts w:eastAsia="Arial Unicode MS"/>
          <w:lang w:val="pt-PT"/>
        </w:rPr>
      </w:pPr>
      <w:bookmarkStart w:id="14" w:name="_Toc232443659"/>
      <w:r>
        <w:rPr>
          <w:rFonts w:eastAsia="Arial Unicode MS"/>
          <w:lang w:val="pt-PT"/>
        </w:rPr>
        <w:t>glossário</w:t>
      </w:r>
      <w:bookmarkEnd w:id="14"/>
    </w:p>
    <w:p w14:paraId="6FDA7743" w14:textId="77777777" w:rsidR="00050C81" w:rsidRDefault="00050C81">
      <w:pPr>
        <w:rPr>
          <w:lang w:val="pt-PT"/>
        </w:rPr>
      </w:pPr>
      <w:r>
        <w:rPr>
          <w:lang w:val="pt-PT"/>
        </w:rPr>
        <w:t>Os principais termos e siglas utilizados nas telas do sistema estão descritos na tabela a seguir.</w:t>
      </w:r>
    </w:p>
    <w:p w14:paraId="2B1E379B" w14:textId="77777777" w:rsidR="00050C81" w:rsidRDefault="00050C81">
      <w:pPr>
        <w:rPr>
          <w:rFonts w:eastAsia="Arial Unicode MS"/>
          <w:lang w:val="pt-PT"/>
        </w:rPr>
      </w:pPr>
    </w:p>
    <w:p w14:paraId="41480F4C" w14:textId="77777777" w:rsidR="00050C81" w:rsidRDefault="00050C81">
      <w:pPr>
        <w:rPr>
          <w:rFonts w:eastAsia="Arial Unicode MS"/>
          <w:lang w:val="pt-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50"/>
        <w:gridCol w:w="7728"/>
      </w:tblGrid>
      <w:tr w:rsidR="00050C81" w14:paraId="3355D7C0" w14:textId="77777777">
        <w:tc>
          <w:tcPr>
            <w:tcW w:w="2050" w:type="dxa"/>
            <w:shd w:val="clear" w:color="auto" w:fill="B3B3B3"/>
          </w:tcPr>
          <w:p w14:paraId="047FB639" w14:textId="77777777" w:rsidR="00050C81" w:rsidRDefault="00050C81">
            <w:pPr>
              <w:rPr>
                <w:rFonts w:eastAsia="Arial Unicode MS"/>
                <w:b/>
                <w:bCs/>
                <w:lang w:val="pt-PT"/>
              </w:rPr>
            </w:pPr>
            <w:r>
              <w:rPr>
                <w:rFonts w:eastAsia="Arial Unicode MS"/>
                <w:b/>
                <w:bCs/>
                <w:lang w:val="pt-PT"/>
              </w:rPr>
              <w:t>Termo/Sigla</w:t>
            </w:r>
          </w:p>
        </w:tc>
        <w:tc>
          <w:tcPr>
            <w:tcW w:w="7728" w:type="dxa"/>
            <w:shd w:val="clear" w:color="auto" w:fill="B3B3B3"/>
          </w:tcPr>
          <w:p w14:paraId="327E537E" w14:textId="77777777" w:rsidR="00050C81" w:rsidRDefault="00050C81">
            <w:pPr>
              <w:rPr>
                <w:rFonts w:eastAsia="Arial Unicode MS"/>
                <w:b/>
                <w:bCs/>
                <w:lang w:val="pt-PT"/>
              </w:rPr>
            </w:pPr>
            <w:r>
              <w:rPr>
                <w:rFonts w:eastAsia="Arial Unicode MS"/>
                <w:b/>
                <w:bCs/>
                <w:lang w:val="pt-PT"/>
              </w:rPr>
              <w:t>Descrição</w:t>
            </w:r>
          </w:p>
        </w:tc>
      </w:tr>
      <w:tr w:rsidR="00050C81" w14:paraId="3512E344" w14:textId="77777777">
        <w:tc>
          <w:tcPr>
            <w:tcW w:w="2050" w:type="dxa"/>
          </w:tcPr>
          <w:p w14:paraId="7F42A575" w14:textId="77777777" w:rsidR="00050C81" w:rsidRDefault="00050C81">
            <w:pPr>
              <w:rPr>
                <w:rFonts w:eastAsia="Arial Unicode MS"/>
                <w:lang w:val="pt-PT"/>
              </w:rPr>
            </w:pPr>
            <w:r>
              <w:t>Avaliação Inicial</w:t>
            </w:r>
          </w:p>
        </w:tc>
        <w:tc>
          <w:tcPr>
            <w:tcW w:w="7728" w:type="dxa"/>
          </w:tcPr>
          <w:p w14:paraId="3AD268FF" w14:textId="77777777" w:rsidR="00050C81" w:rsidRDefault="00050C81">
            <w:pPr>
              <w:rPr>
                <w:rFonts w:eastAsia="Arial Unicode MS"/>
                <w:lang w:val="pt-PT"/>
              </w:rPr>
            </w:pPr>
            <w:r>
              <w:t>Questionário respondido logo após o cadastro sobre os hábitos de consumo de cigarro; sua conclusão é obrigatória para liberar as funcionalidades.</w:t>
            </w:r>
          </w:p>
        </w:tc>
      </w:tr>
      <w:tr w:rsidR="00050C81" w14:paraId="1825E32F" w14:textId="77777777">
        <w:tc>
          <w:tcPr>
            <w:tcW w:w="2050" w:type="dxa"/>
          </w:tcPr>
          <w:p w14:paraId="30A57F5F" w14:textId="77777777" w:rsidR="00050C81" w:rsidRDefault="00050C81">
            <w:pPr>
              <w:rPr>
                <w:rFonts w:eastAsia="Arial Unicode MS"/>
                <w:lang w:val="pt-PT"/>
              </w:rPr>
            </w:pPr>
            <w:r>
              <w:t>Gatilho</w:t>
            </w:r>
          </w:p>
        </w:tc>
        <w:tc>
          <w:tcPr>
            <w:tcW w:w="7728" w:type="dxa"/>
          </w:tcPr>
          <w:p w14:paraId="581426EB" w14:textId="77777777" w:rsidR="00050C81" w:rsidRDefault="00050C81">
            <w:pPr>
              <w:rPr>
                <w:rFonts w:eastAsia="Arial Unicode MS"/>
                <w:lang w:val="pt-PT"/>
              </w:rPr>
            </w:pPr>
            <w:r>
              <w:t>Situação ou sentimento que desperta a vontade de fumar (ex.: estresse, ociosidade, situação social, após refeição).</w:t>
            </w:r>
          </w:p>
        </w:tc>
      </w:tr>
      <w:tr w:rsidR="00977499" w14:paraId="159B6268" w14:textId="77777777">
        <w:tc>
          <w:tcPr>
            <w:tcW w:w="2050" w:type="dxa"/>
          </w:tcPr>
          <w:p w14:paraId="00894570" w14:textId="77777777" w:rsidR="00977499" w:rsidRDefault="00000000">
            <w:r>
              <w:t>Evento</w:t>
            </w:r>
          </w:p>
        </w:tc>
        <w:tc>
          <w:tcPr>
            <w:tcW w:w="7728" w:type="dxa"/>
          </w:tcPr>
          <w:p w14:paraId="2D39987B" w14:textId="77777777" w:rsidR="00977499" w:rsidRDefault="00000000">
            <w:r>
              <w:t>Cada ocorrência registrada no Diário de Eventos, podendo ser uma resistência ou uma recaída.</w:t>
            </w:r>
          </w:p>
        </w:tc>
      </w:tr>
      <w:tr w:rsidR="00977499" w14:paraId="6673FAEC" w14:textId="77777777">
        <w:tc>
          <w:tcPr>
            <w:tcW w:w="2050" w:type="dxa"/>
          </w:tcPr>
          <w:p w14:paraId="051AE5D9" w14:textId="77777777" w:rsidR="00977499" w:rsidRDefault="00000000">
            <w:r>
              <w:t>Resistência</w:t>
            </w:r>
          </w:p>
        </w:tc>
        <w:tc>
          <w:tcPr>
            <w:tcW w:w="7728" w:type="dxa"/>
          </w:tcPr>
          <w:p w14:paraId="73F0582F" w14:textId="77777777" w:rsidR="00977499" w:rsidRDefault="00000000">
            <w:r>
              <w:t>Evento em que o usuário sentiu vontade de fumar, mas não fumou.</w:t>
            </w:r>
          </w:p>
        </w:tc>
      </w:tr>
      <w:tr w:rsidR="00977499" w14:paraId="07EC0A54" w14:textId="77777777">
        <w:tc>
          <w:tcPr>
            <w:tcW w:w="2050" w:type="dxa"/>
          </w:tcPr>
          <w:p w14:paraId="0A6E0AED" w14:textId="77777777" w:rsidR="00977499" w:rsidRDefault="00000000">
            <w:r>
              <w:t>Recaída</w:t>
            </w:r>
          </w:p>
        </w:tc>
        <w:tc>
          <w:tcPr>
            <w:tcW w:w="7728" w:type="dxa"/>
          </w:tcPr>
          <w:p w14:paraId="3AA5DBBF" w14:textId="77777777" w:rsidR="00977499" w:rsidRDefault="00000000">
            <w:r>
              <w:t>Evento em que o usuário voltou a fumar.</w:t>
            </w:r>
          </w:p>
        </w:tc>
      </w:tr>
      <w:tr w:rsidR="00977499" w14:paraId="405D7A69" w14:textId="77777777">
        <w:tc>
          <w:tcPr>
            <w:tcW w:w="2050" w:type="dxa"/>
          </w:tcPr>
          <w:p w14:paraId="0554E720" w14:textId="77777777" w:rsidR="00977499" w:rsidRDefault="00000000">
            <w:r>
              <w:t>Intensidade</w:t>
            </w:r>
          </w:p>
        </w:tc>
        <w:tc>
          <w:tcPr>
            <w:tcW w:w="7728" w:type="dxa"/>
          </w:tcPr>
          <w:p w14:paraId="2533695A" w14:textId="77777777" w:rsidR="00977499" w:rsidRDefault="00000000">
            <w:r>
              <w:t>Grau da vontade de fumar associada ao evento (Baixa, Moderada ou Alta).</w:t>
            </w:r>
          </w:p>
        </w:tc>
      </w:tr>
      <w:tr w:rsidR="00977499" w14:paraId="2CF5FA3C" w14:textId="77777777">
        <w:tc>
          <w:tcPr>
            <w:tcW w:w="2050" w:type="dxa"/>
          </w:tcPr>
          <w:p w14:paraId="5D2DEA61" w14:textId="77777777" w:rsidR="00977499" w:rsidRDefault="00000000">
            <w:r>
              <w:t>Diário de Eventos</w:t>
            </w:r>
          </w:p>
        </w:tc>
        <w:tc>
          <w:tcPr>
            <w:tcW w:w="7728" w:type="dxa"/>
          </w:tcPr>
          <w:p w14:paraId="45857C15" w14:textId="77777777" w:rsidR="00977499" w:rsidRDefault="00000000">
            <w:r>
              <w:t>Tela onde o usuário registra novos eventos e consulta o histórico.</w:t>
            </w:r>
          </w:p>
        </w:tc>
      </w:tr>
      <w:tr w:rsidR="00977499" w14:paraId="0D492663" w14:textId="77777777">
        <w:tc>
          <w:tcPr>
            <w:tcW w:w="2050" w:type="dxa"/>
          </w:tcPr>
          <w:p w14:paraId="738DAA02" w14:textId="77777777" w:rsidR="00977499" w:rsidRDefault="00000000">
            <w:r>
              <w:t>Dashboard (Painel)</w:t>
            </w:r>
          </w:p>
        </w:tc>
        <w:tc>
          <w:tcPr>
            <w:tcW w:w="7728" w:type="dxa"/>
          </w:tcPr>
          <w:p w14:paraId="1CC0033E" w14:textId="77777777" w:rsidR="00977499" w:rsidRDefault="00000000">
            <w:r>
              <w:t>Tela principal, que reúne o perfil do usuário, as ações e o acompanhamento do progresso.</w:t>
            </w:r>
          </w:p>
        </w:tc>
      </w:tr>
      <w:tr w:rsidR="00977499" w14:paraId="7D2B53A3" w14:textId="77777777">
        <w:tc>
          <w:tcPr>
            <w:tcW w:w="2050" w:type="dxa"/>
          </w:tcPr>
          <w:p w14:paraId="4A5254AB" w14:textId="77777777" w:rsidR="00977499" w:rsidRDefault="00000000">
            <w:r>
              <w:t>Recurso de Relaxamento</w:t>
            </w:r>
          </w:p>
        </w:tc>
        <w:tc>
          <w:tcPr>
            <w:tcW w:w="7728" w:type="dxa"/>
          </w:tcPr>
          <w:p w14:paraId="53870082" w14:textId="77777777" w:rsidR="00977499" w:rsidRDefault="00000000">
            <w:r>
              <w:t>Sugestão de conteúdo ou atividade para ajudar o usuário em momentos de vontade de fumar, exibida conforme o gatilho.</w:t>
            </w:r>
          </w:p>
        </w:tc>
      </w:tr>
    </w:tbl>
    <w:p w14:paraId="0234A14F" w14:textId="77777777" w:rsidR="00050C81" w:rsidRDefault="00050C81">
      <w:pPr>
        <w:rPr>
          <w:rFonts w:eastAsia="Arial Unicode MS"/>
          <w:lang w:val="pt-PT"/>
        </w:rPr>
      </w:pPr>
    </w:p>
    <w:sectPr w:rsidR="00050C81">
      <w:headerReference w:type="even" r:id="rId14"/>
      <w:headerReference w:type="default" r:id="rId15"/>
      <w:footerReference w:type="default" r:id="rId16"/>
      <w:pgSz w:w="11907" w:h="16840" w:code="9"/>
      <w:pgMar w:top="851" w:right="851" w:bottom="851" w:left="1418"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440A0" w14:textId="77777777" w:rsidR="001F0F80" w:rsidRDefault="001F0F80">
      <w:r>
        <w:separator/>
      </w:r>
    </w:p>
  </w:endnote>
  <w:endnote w:type="continuationSeparator" w:id="0">
    <w:p w14:paraId="73138786" w14:textId="77777777" w:rsidR="001F0F80" w:rsidRDefault="001F0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37087" w14:textId="77777777" w:rsidR="00BE14B1" w:rsidRDefault="00BE14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1BC2" w14:textId="77777777" w:rsidR="00BE14B1" w:rsidRDefault="00BE14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C6B0B" w14:textId="77777777" w:rsidR="007E4C65" w:rsidRDefault="007E4C65">
    <w:pPr>
      <w:pStyle w:val="Footer"/>
    </w:pPr>
  </w:p>
  <w:tbl>
    <w:tblPr>
      <w:tblW w:w="9639"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4" w:type="dxa"/>
        <w:left w:w="144" w:type="dxa"/>
        <w:bottom w:w="144" w:type="dxa"/>
        <w:right w:w="144" w:type="dxa"/>
      </w:tblCellMar>
      <w:tblLook w:val="0000" w:firstRow="0" w:lastRow="0" w:firstColumn="0" w:lastColumn="0" w:noHBand="0" w:noVBand="0"/>
    </w:tblPr>
    <w:tblGrid>
      <w:gridCol w:w="4788"/>
      <w:gridCol w:w="3037"/>
      <w:gridCol w:w="1814"/>
    </w:tblGrid>
    <w:tr w:rsidR="007E4C65" w14:paraId="757DF0BD" w14:textId="77777777">
      <w:trPr>
        <w:trHeight w:val="216"/>
      </w:trPr>
      <w:tc>
        <w:tcPr>
          <w:tcW w:w="4788" w:type="dxa"/>
          <w:tcBorders>
            <w:top w:val="single" w:sz="36" w:space="0" w:color="999999"/>
            <w:left w:val="single" w:sz="36" w:space="0" w:color="999999"/>
            <w:bottom w:val="single" w:sz="36" w:space="0" w:color="999999"/>
            <w:right w:val="single" w:sz="36" w:space="0" w:color="999999"/>
          </w:tcBorders>
        </w:tcPr>
        <w:p w14:paraId="3ED346B5" w14:textId="77777777" w:rsidR="007E4C65" w:rsidRDefault="007E4C65">
          <w:pPr>
            <w:pStyle w:val="Footer"/>
          </w:pPr>
          <w:r>
            <w:t xml:space="preserve">Politec </w:t>
          </w:r>
          <w:r>
            <w:t>Ltda.</w:t>
          </w:r>
        </w:p>
        <w:p w14:paraId="4A4C730F" w14:textId="77777777" w:rsidR="007E4C65" w:rsidRDefault="007E4C65">
          <w:pPr>
            <w:pStyle w:val="Footer"/>
          </w:pPr>
          <w:r>
            <w:t>ITQ- X.X-XX.XX – Nome da ITQ</w:t>
          </w:r>
        </w:p>
      </w:tc>
      <w:tc>
        <w:tcPr>
          <w:tcW w:w="3037" w:type="dxa"/>
          <w:tcBorders>
            <w:top w:val="single" w:sz="36" w:space="0" w:color="999999"/>
            <w:left w:val="single" w:sz="36" w:space="0" w:color="999999"/>
            <w:bottom w:val="single" w:sz="36" w:space="0" w:color="999999"/>
            <w:right w:val="single" w:sz="36" w:space="0" w:color="999999"/>
          </w:tcBorders>
        </w:tcPr>
        <w:p w14:paraId="71E6D01A" w14:textId="77777777" w:rsidR="007E4C65" w:rsidRDefault="007E4C65">
          <w:pPr>
            <w:pStyle w:val="Footer"/>
          </w:pPr>
          <w:r>
            <w:t>Rev. X. Em DD de MM de AAAA</w:t>
          </w:r>
        </w:p>
      </w:tc>
      <w:tc>
        <w:tcPr>
          <w:tcW w:w="1814" w:type="dxa"/>
          <w:tcBorders>
            <w:top w:val="single" w:sz="36" w:space="0" w:color="999999"/>
            <w:left w:val="single" w:sz="36" w:space="0" w:color="999999"/>
            <w:bottom w:val="single" w:sz="36" w:space="0" w:color="999999"/>
            <w:right w:val="single" w:sz="36" w:space="0" w:color="999999"/>
          </w:tcBorders>
        </w:tcPr>
        <w:p w14:paraId="3ECA647D" w14:textId="77777777" w:rsidR="007E4C65" w:rsidRDefault="007E4C65">
          <w:pPr>
            <w:pStyle w:val="Footer"/>
          </w:pPr>
          <w:r>
            <w:t xml:space="preserve">Página </w:t>
          </w:r>
          <w:r>
            <w:fldChar w:fldCharType="begin"/>
          </w:r>
          <w:r>
            <w:instrText xml:space="preserve"> PAGE </w:instrText>
          </w:r>
          <w:r>
            <w:fldChar w:fldCharType="separate"/>
          </w:r>
          <w:r>
            <w:rPr>
              <w:noProof/>
            </w:rPr>
            <w:t>1</w:t>
          </w:r>
          <w:r>
            <w:fldChar w:fldCharType="end"/>
          </w:r>
          <w:r>
            <w:t xml:space="preserve"> de </w:t>
          </w:r>
          <w:r>
            <w:fldChar w:fldCharType="begin"/>
          </w:r>
          <w:r>
            <w:instrText xml:space="preserve"> NUMPAGES </w:instrText>
          </w:r>
          <w:r>
            <w:fldChar w:fldCharType="separate"/>
          </w:r>
          <w:r>
            <w:rPr>
              <w:noProof/>
            </w:rPr>
            <w:t>3</w:t>
          </w:r>
          <w:r>
            <w:rPr>
              <w:noProof/>
            </w:rPr>
            <w:fldChar w:fldCharType="end"/>
          </w:r>
        </w:p>
      </w:tc>
    </w:tr>
  </w:tbl>
  <w:p w14:paraId="7B8980FC" w14:textId="77777777" w:rsidR="007E4C65" w:rsidRDefault="007E4C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6200" w14:textId="77777777" w:rsidR="00050C81" w:rsidRDefault="00050C81"/>
  <w:tbl>
    <w:tblPr>
      <w:tblW w:w="9710" w:type="dxa"/>
      <w:tblInd w:w="70" w:type="dxa"/>
      <w:tblBorders>
        <w:top w:val="single" w:sz="12" w:space="0" w:color="auto"/>
      </w:tblBorders>
      <w:tblLayout w:type="fixed"/>
      <w:tblCellMar>
        <w:left w:w="70" w:type="dxa"/>
        <w:right w:w="70" w:type="dxa"/>
      </w:tblCellMar>
      <w:tblLook w:val="0000" w:firstRow="0" w:lastRow="0" w:firstColumn="0" w:lastColumn="0" w:noHBand="0" w:noVBand="0"/>
    </w:tblPr>
    <w:tblGrid>
      <w:gridCol w:w="6521"/>
      <w:gridCol w:w="1484"/>
      <w:gridCol w:w="1705"/>
    </w:tblGrid>
    <w:tr w:rsidR="00050C81" w14:paraId="4D4D29EA" w14:textId="77777777" w:rsidTr="007E4C65">
      <w:trPr>
        <w:cantSplit/>
      </w:trPr>
      <w:tc>
        <w:tcPr>
          <w:tcW w:w="6521" w:type="dxa"/>
        </w:tcPr>
        <w:p w14:paraId="0D598CA5" w14:textId="19E5CF2E" w:rsidR="00050C81" w:rsidRDefault="00000000" w:rsidP="007E4C65">
          <w:pPr>
            <w:pStyle w:val="Footer"/>
            <w:tabs>
              <w:tab w:val="clear" w:pos="4320"/>
              <w:tab w:val="clear" w:pos="8640"/>
              <w:tab w:val="left" w:pos="5309"/>
            </w:tabs>
          </w:pPr>
          <w:sdt>
            <w:sdtPr>
              <w:alias w:val="Gestor"/>
              <w:tag w:val=""/>
              <w:id w:val="-1026712989"/>
              <w:placeholder>
                <w:docPart w:val="706501983BD943F7BFE983689041DCDD"/>
              </w:placeholder>
              <w:dataBinding w:prefixMappings="xmlns:ns0='http://schemas.openxmlformats.org/officeDocument/2006/extended-properties' " w:xpath="/ns0:Properties[1]/ns0:Manager[1]" w:storeItemID="{6668398D-A668-4E3E-A5EB-62B293D839F1}"/>
              <w:text/>
            </w:sdtPr>
            <w:sdtContent>
              <w:r w:rsidR="00BE14B1">
                <w:t>0FUMO</w:t>
              </w:r>
            </w:sdtContent>
          </w:sdt>
          <w:r w:rsidR="007E4C65">
            <w:tab/>
          </w:r>
          <w:sdt>
            <w:sdtPr>
              <w:alias w:val="Assunto"/>
              <w:tag w:val=""/>
              <w:id w:val="-343706752"/>
              <w:placeholder>
                <w:docPart w:val="F153496A490C406CB5292A3BE9674F0B"/>
              </w:placeholder>
              <w:dataBinding w:prefixMappings="xmlns:ns0='http://purl.org/dc/elements/1.1/' xmlns:ns1='http://schemas.openxmlformats.org/package/2006/metadata/core-properties' " w:xpath="/ns1:coreProperties[1]/ns0:subject[1]" w:storeItemID="{6C3C8BC8-F283-45AE-878A-BAB7291924A1}"/>
              <w:text/>
            </w:sdtPr>
            <w:sdtContent>
              <w:r w:rsidR="00BE14B1">
                <w:t>Versão 0.0.1</w:t>
              </w:r>
            </w:sdtContent>
          </w:sdt>
        </w:p>
      </w:tc>
      <w:tc>
        <w:tcPr>
          <w:tcW w:w="1484" w:type="dxa"/>
          <w:vAlign w:val="center"/>
        </w:tcPr>
        <w:p w14:paraId="3F7545F9" w14:textId="77777777" w:rsidR="00050C81" w:rsidRDefault="00050C81">
          <w:pPr>
            <w:pStyle w:val="Footer"/>
            <w:rPr>
              <w:lang w:val="pt-PT"/>
            </w:rPr>
          </w:pPr>
        </w:p>
      </w:tc>
      <w:tc>
        <w:tcPr>
          <w:tcW w:w="1705" w:type="dxa"/>
          <w:vAlign w:val="center"/>
        </w:tcPr>
        <w:p w14:paraId="110A257F" w14:textId="77777777" w:rsidR="00050C81" w:rsidRDefault="00050C81" w:rsidP="007E4C65">
          <w:pPr>
            <w:pStyle w:val="Footer"/>
            <w:jc w:val="right"/>
          </w:pPr>
          <w:r>
            <w:rPr>
              <w:lang w:val="pt-PT"/>
            </w:rPr>
            <w:t xml:space="preserve">Pág. </w:t>
          </w:r>
          <w:r>
            <w:fldChar w:fldCharType="begin"/>
          </w:r>
          <w:r>
            <w:instrText xml:space="preserve"> PAGE </w:instrText>
          </w:r>
          <w:r>
            <w:fldChar w:fldCharType="separate"/>
          </w:r>
          <w:r w:rsidR="001E5A50">
            <w:rPr>
              <w:noProof/>
            </w:rPr>
            <w:t>4</w:t>
          </w:r>
          <w:r>
            <w:fldChar w:fldCharType="end"/>
          </w:r>
          <w:r>
            <w:t xml:space="preserve"> de </w:t>
          </w:r>
          <w:r>
            <w:fldChar w:fldCharType="begin"/>
          </w:r>
          <w:r>
            <w:instrText xml:space="preserve"> NUMPAGES </w:instrText>
          </w:r>
          <w:r>
            <w:fldChar w:fldCharType="separate"/>
          </w:r>
          <w:r w:rsidR="001E5A50">
            <w:rPr>
              <w:noProof/>
            </w:rPr>
            <w:t>4</w:t>
          </w:r>
          <w:r>
            <w:fldChar w:fldCharType="end"/>
          </w:r>
        </w:p>
      </w:tc>
    </w:tr>
  </w:tbl>
  <w:p w14:paraId="244DD95D" w14:textId="77777777" w:rsidR="00050C81" w:rsidRDefault="007E4C65" w:rsidP="007E4C65">
    <w:pPr>
      <w:jc w:val="right"/>
    </w:pPr>
    <w:r>
      <w:t xml:space="preserve">vs: </w:t>
    </w:r>
    <w:fldSimple w:instr=" DOCPROPERTY  &quot;Versão Modelo&quot;  \* MERGEFORMAT ">
      <w:r w:rsidR="00BE14B1">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26F8F" w14:textId="77777777" w:rsidR="001F0F80" w:rsidRDefault="001F0F80">
      <w:r>
        <w:separator/>
      </w:r>
    </w:p>
  </w:footnote>
  <w:footnote w:type="continuationSeparator" w:id="0">
    <w:p w14:paraId="6826169E" w14:textId="77777777" w:rsidR="001F0F80" w:rsidRDefault="001F0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22597" w14:textId="77777777" w:rsidR="00BE14B1" w:rsidRDefault="00BE14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E9B2" w14:textId="77777777" w:rsidR="00BE14B1" w:rsidRDefault="00BE14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7E4C65" w14:paraId="2E774AFB" w14:textId="77777777">
      <w:trPr>
        <w:cantSplit/>
      </w:trPr>
      <w:tc>
        <w:tcPr>
          <w:tcW w:w="1440" w:type="dxa"/>
          <w:tcBorders>
            <w:bottom w:val="single" w:sz="12" w:space="0" w:color="auto"/>
          </w:tcBorders>
          <w:shd w:val="clear" w:color="auto" w:fill="C0C0C0"/>
          <w:vAlign w:val="center"/>
        </w:tcPr>
        <w:p w14:paraId="16C497F6" w14:textId="77777777" w:rsidR="007E4C65" w:rsidRDefault="007E4C65">
          <w:pPr>
            <w:pStyle w:val="Footer"/>
            <w:jc w:val="center"/>
            <w:rPr>
              <w:b/>
              <w:lang w:val="pt-PT"/>
            </w:rPr>
          </w:pPr>
          <w:r>
            <w:rPr>
              <w:b/>
              <w:lang w:val="pt-PT"/>
            </w:rPr>
            <w:t>Marca do Cliente</w:t>
          </w:r>
        </w:p>
      </w:tc>
      <w:tc>
        <w:tcPr>
          <w:tcW w:w="6840" w:type="dxa"/>
          <w:vAlign w:val="center"/>
        </w:tcPr>
        <w:p w14:paraId="0F068639" w14:textId="77777777" w:rsidR="007E4C65" w:rsidRDefault="007E4C65">
          <w:pPr>
            <w:pStyle w:val="Footer"/>
            <w:jc w:val="center"/>
            <w:rPr>
              <w:bCs/>
              <w:lang w:val="pt-PT"/>
            </w:rPr>
          </w:pPr>
          <w:r>
            <w:rPr>
              <w:bCs/>
            </w:rPr>
            <w:t>Nomde do MF</w:t>
          </w:r>
        </w:p>
      </w:tc>
      <w:tc>
        <w:tcPr>
          <w:tcW w:w="1440" w:type="dxa"/>
          <w:vAlign w:val="center"/>
        </w:tcPr>
        <w:p w14:paraId="0857E19F" w14:textId="77777777" w:rsidR="007E4C65" w:rsidRDefault="00BE14B1">
          <w:pPr>
            <w:pStyle w:val="Footer"/>
            <w:jc w:val="right"/>
            <w:rPr>
              <w:b/>
            </w:rPr>
          </w:pPr>
          <w:r>
            <w:rPr>
              <w:b/>
            </w:rPr>
            <w:object w:dxaOrig="1231" w:dyaOrig="676" w14:anchorId="74CA9C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2.25pt;height:34.5pt">
                <v:imagedata r:id="rId1" o:title=""/>
              </v:shape>
              <o:OLEObject Type="Embed" ProgID="Word.Picture.8" ShapeID="_x0000_i1026" DrawAspect="Content" ObjectID="_1843056454" r:id="rId2"/>
            </w:object>
          </w:r>
        </w:p>
      </w:tc>
    </w:tr>
  </w:tbl>
  <w:p w14:paraId="31845E32" w14:textId="77777777" w:rsidR="007E4C65" w:rsidRDefault="007E4C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DDF2" w14:textId="77777777" w:rsidR="00050C81" w:rsidRDefault="00050C8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70" w:type="dxa"/>
      <w:tblBorders>
        <w:bottom w:val="single" w:sz="12" w:space="0" w:color="auto"/>
      </w:tblBorders>
      <w:tblLayout w:type="fixed"/>
      <w:tblCellMar>
        <w:left w:w="70" w:type="dxa"/>
        <w:right w:w="70" w:type="dxa"/>
      </w:tblCellMar>
      <w:tblLook w:val="0000" w:firstRow="0" w:lastRow="0" w:firstColumn="0" w:lastColumn="0" w:noHBand="0" w:noVBand="0"/>
    </w:tblPr>
    <w:tblGrid>
      <w:gridCol w:w="1440"/>
      <w:gridCol w:w="6840"/>
      <w:gridCol w:w="1440"/>
    </w:tblGrid>
    <w:tr w:rsidR="00050C81" w14:paraId="17686691" w14:textId="77777777">
      <w:trPr>
        <w:cantSplit/>
      </w:trPr>
      <w:tc>
        <w:tcPr>
          <w:tcW w:w="1440" w:type="dxa"/>
          <w:tcBorders>
            <w:bottom w:val="single" w:sz="12" w:space="0" w:color="auto"/>
          </w:tcBorders>
          <w:vAlign w:val="center"/>
        </w:tcPr>
        <w:p w14:paraId="20891232" w14:textId="5D24433D" w:rsidR="00050C81" w:rsidRDefault="00BE14B1">
          <w:pPr>
            <w:pStyle w:val="Header"/>
            <w:rPr>
              <w:lang w:val="pt-PT"/>
            </w:rPr>
          </w:pPr>
          <w:r>
            <w:rPr>
              <w:lang w:val="pt-PT"/>
            </w:rPr>
            <w:t>IFSP</w:t>
          </w:r>
        </w:p>
      </w:tc>
      <w:sdt>
        <w:sdtPr>
          <w:alias w:val="Título"/>
          <w:tag w:val=""/>
          <w:id w:val="-434601566"/>
          <w:placeholder>
            <w:docPart w:val="BC90E76A342B4995A5BD796F6B79B129"/>
          </w:placeholder>
          <w:dataBinding w:prefixMappings="xmlns:ns0='http://purl.org/dc/elements/1.1/' xmlns:ns1='http://schemas.openxmlformats.org/package/2006/metadata/core-properties' " w:xpath="/ns1:coreProperties[1]/ns0:title[1]" w:storeItemID="{6C3C8BC8-F283-45AE-878A-BAB7291924A1}"/>
          <w:text/>
        </w:sdtPr>
        <w:sdtContent>
          <w:tc>
            <w:tcPr>
              <w:tcW w:w="6840" w:type="dxa"/>
              <w:vAlign w:val="center"/>
            </w:tcPr>
            <w:p w14:paraId="458BDDF5" w14:textId="77777777" w:rsidR="00050C81" w:rsidRDefault="00BE14B1">
              <w:pPr>
                <w:pStyle w:val="Header"/>
              </w:pPr>
              <w:r>
                <w:t>Manual do Usuário</w:t>
              </w:r>
            </w:p>
          </w:tc>
        </w:sdtContent>
      </w:sdt>
      <w:tc>
        <w:tcPr>
          <w:tcW w:w="1440" w:type="dxa"/>
          <w:vAlign w:val="center"/>
        </w:tcPr>
        <w:p w14:paraId="21CED905" w14:textId="77777777" w:rsidR="00050C81" w:rsidRDefault="00050C81">
          <w:pPr>
            <w:pStyle w:val="Header"/>
          </w:pPr>
        </w:p>
      </w:tc>
    </w:tr>
  </w:tbl>
  <w:p w14:paraId="1B3382AC" w14:textId="77777777" w:rsidR="00050C81" w:rsidRDefault="00050C81">
    <w:pPr>
      <w:rPr>
        <w:ins w:id="15" w:author="Rronchesi" w:date="2005-02-15T08:26:00Z"/>
        <w:del w:id="16" w:author="luis.monteiro" w:date="2005-02-25T17:19:00Z"/>
      </w:rPr>
    </w:pPr>
  </w:p>
  <w:p w14:paraId="2228CA97" w14:textId="77777777" w:rsidR="00050C81" w:rsidRDefault="00050C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1441E"/>
    <w:multiLevelType w:val="hybridMultilevel"/>
    <w:tmpl w:val="7F36CA5C"/>
    <w:lvl w:ilvl="0" w:tplc="48323970">
      <w:start w:val="1"/>
      <w:numFmt w:val="decimal"/>
      <w:pStyle w:val="Heading6"/>
      <w:lvlText w:val="%1)"/>
      <w:lvlJc w:val="left"/>
      <w:pPr>
        <w:tabs>
          <w:tab w:val="num" w:pos="360"/>
        </w:tabs>
        <w:ind w:left="0" w:firstLine="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15:restartNumberingAfterBreak="0">
    <w:nsid w:val="73F37BFE"/>
    <w:multiLevelType w:val="hybridMultilevel"/>
    <w:tmpl w:val="C20A9228"/>
    <w:lvl w:ilvl="0" w:tplc="9B2095CA">
      <w:start w:val="1"/>
      <w:numFmt w:val="bullet"/>
      <w:pStyle w:val="Lis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75133A1"/>
    <w:multiLevelType w:val="multilevel"/>
    <w:tmpl w:val="EC7E393E"/>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4.%3."/>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num w:numId="1" w16cid:durableId="44531638">
    <w:abstractNumId w:val="2"/>
  </w:num>
  <w:num w:numId="2" w16cid:durableId="1473982566">
    <w:abstractNumId w:val="1"/>
  </w:num>
  <w:num w:numId="3" w16cid:durableId="1382556149">
    <w:abstractNumId w:val="2"/>
  </w:num>
  <w:num w:numId="4" w16cid:durableId="812065816">
    <w:abstractNumId w:val="2"/>
  </w:num>
  <w:num w:numId="5" w16cid:durableId="235866444">
    <w:abstractNumId w:val="2"/>
  </w:num>
  <w:num w:numId="6" w16cid:durableId="1969386677">
    <w:abstractNumId w:val="2"/>
  </w:num>
  <w:num w:numId="7" w16cid:durableId="1234508023">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0893"/>
    <w:rsid w:val="00050C81"/>
    <w:rsid w:val="001E5A50"/>
    <w:rsid w:val="001F0F80"/>
    <w:rsid w:val="004B4F0B"/>
    <w:rsid w:val="004C6C28"/>
    <w:rsid w:val="005347A6"/>
    <w:rsid w:val="00634873"/>
    <w:rsid w:val="007C06DD"/>
    <w:rsid w:val="007E4C65"/>
    <w:rsid w:val="008E3C4A"/>
    <w:rsid w:val="00977499"/>
    <w:rsid w:val="00980893"/>
    <w:rsid w:val="009D066D"/>
    <w:rsid w:val="00AE17A6"/>
    <w:rsid w:val="00B17CB7"/>
    <w:rsid w:val="00BE14B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CD1F8"/>
  <w15:docId w15:val="{2D6C8790-BA19-41DA-8734-6FDF753A2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Arial" w:hAnsi="Arial" w:cs="Arial"/>
      <w:color w:val="000000"/>
      <w:lang w:val="pt-BR" w:eastAsia="pt-BR"/>
    </w:rPr>
  </w:style>
  <w:style w:type="paragraph" w:styleId="Heading1">
    <w:name w:val="heading 1"/>
    <w:basedOn w:val="Normal"/>
    <w:next w:val="Normal"/>
    <w:qFormat/>
    <w:pPr>
      <w:keepNext/>
      <w:numPr>
        <w:numId w:val="3"/>
      </w:numPr>
      <w:spacing w:before="480" w:after="360"/>
      <w:ind w:left="0" w:firstLine="0"/>
      <w:outlineLvl w:val="0"/>
    </w:pPr>
    <w:rPr>
      <w:b/>
      <w:caps/>
      <w:color w:val="auto"/>
      <w:sz w:val="24"/>
      <w:lang w:eastAsia="en-US"/>
    </w:rPr>
  </w:style>
  <w:style w:type="paragraph" w:styleId="Heading2">
    <w:name w:val="heading 2"/>
    <w:basedOn w:val="Normal"/>
    <w:next w:val="Normal"/>
    <w:qFormat/>
    <w:pPr>
      <w:keepNext/>
      <w:numPr>
        <w:ilvl w:val="1"/>
        <w:numId w:val="4"/>
      </w:numPr>
      <w:spacing w:before="360" w:after="240"/>
      <w:ind w:left="0" w:firstLine="0"/>
      <w:jc w:val="left"/>
      <w:outlineLvl w:val="1"/>
    </w:pPr>
    <w:rPr>
      <w:rFonts w:cs="Times New Roman"/>
      <w:b/>
      <w:color w:val="auto"/>
      <w:sz w:val="24"/>
      <w:lang w:eastAsia="en-US"/>
    </w:rPr>
  </w:style>
  <w:style w:type="paragraph" w:styleId="Heading3">
    <w:name w:val="heading 3"/>
    <w:basedOn w:val="Heading2"/>
    <w:next w:val="Normal"/>
    <w:qFormat/>
    <w:pPr>
      <w:numPr>
        <w:ilvl w:val="2"/>
        <w:numId w:val="5"/>
      </w:numPr>
      <w:spacing w:before="240" w:after="120"/>
      <w:ind w:left="0" w:firstLine="0"/>
      <w:outlineLvl w:val="2"/>
    </w:pPr>
  </w:style>
  <w:style w:type="paragraph" w:styleId="Heading4">
    <w:name w:val="heading 4"/>
    <w:basedOn w:val="Normal"/>
    <w:next w:val="Normal"/>
    <w:qFormat/>
    <w:pPr>
      <w:keepNext/>
      <w:numPr>
        <w:ilvl w:val="3"/>
        <w:numId w:val="6"/>
      </w:numPr>
      <w:tabs>
        <w:tab w:val="left" w:pos="360"/>
      </w:tabs>
      <w:spacing w:before="240" w:after="120"/>
      <w:ind w:left="0" w:firstLine="0"/>
      <w:outlineLvl w:val="3"/>
    </w:pPr>
    <w:rPr>
      <w:rFonts w:cs="Times New Roman"/>
      <w:b/>
      <w:snapToGrid w:val="0"/>
      <w:color w:val="auto"/>
      <w:sz w:val="24"/>
    </w:rPr>
  </w:style>
  <w:style w:type="paragraph" w:styleId="Heading5">
    <w:name w:val="heading 5"/>
    <w:basedOn w:val="Normal"/>
    <w:next w:val="Normal"/>
    <w:qFormat/>
    <w:pPr>
      <w:spacing w:before="240" w:after="120"/>
      <w:outlineLvl w:val="4"/>
    </w:pPr>
    <w:rPr>
      <w:rFonts w:cs="Times New Roman"/>
      <w:b/>
      <w:color w:val="auto"/>
      <w:lang w:eastAsia="en-US"/>
    </w:rPr>
  </w:style>
  <w:style w:type="paragraph" w:styleId="Heading6">
    <w:name w:val="heading 6"/>
    <w:aliases w:val="Título Atividade"/>
    <w:basedOn w:val="Normal"/>
    <w:next w:val="Normal"/>
    <w:qFormat/>
    <w:pPr>
      <w:numPr>
        <w:numId w:val="7"/>
      </w:numPr>
      <w:spacing w:before="240" w:after="120"/>
      <w:outlineLvl w:val="5"/>
    </w:pPr>
    <w:rPr>
      <w:rFonts w:cs="Times New Roman"/>
      <w:b/>
      <w:i/>
      <w:color w:val="auto"/>
      <w:lang w:eastAsia="en-US"/>
    </w:rPr>
  </w:style>
  <w:style w:type="paragraph" w:styleId="Heading7">
    <w:name w:val="heading 7"/>
    <w:basedOn w:val="Normal"/>
    <w:next w:val="Normal"/>
    <w:qFormat/>
    <w:pPr>
      <w:spacing w:before="240" w:after="60"/>
      <w:outlineLvl w:val="6"/>
    </w:pPr>
    <w:rPr>
      <w:rFonts w:cs="Times New Roman"/>
      <w:color w:val="auto"/>
      <w:lang w:eastAsia="en-US"/>
    </w:rPr>
  </w:style>
  <w:style w:type="paragraph" w:styleId="Heading8">
    <w:name w:val="heading 8"/>
    <w:basedOn w:val="Normal"/>
    <w:next w:val="Normal"/>
    <w:qFormat/>
    <w:pPr>
      <w:spacing w:before="240" w:after="60"/>
      <w:outlineLvl w:val="7"/>
    </w:pPr>
    <w:rPr>
      <w:rFonts w:cs="Times New Roman"/>
      <w:i/>
      <w:color w:val="auto"/>
      <w:lang w:eastAsia="en-US"/>
    </w:rPr>
  </w:style>
  <w:style w:type="paragraph" w:styleId="Heading9">
    <w:name w:val="heading 9"/>
    <w:basedOn w:val="Normal"/>
    <w:next w:val="Normal"/>
    <w:qFormat/>
    <w:pPr>
      <w:spacing w:before="240" w:after="60"/>
      <w:outlineLvl w:val="8"/>
    </w:pPr>
    <w:rPr>
      <w:rFonts w:cs="Times New Roman"/>
      <w:i/>
      <w:color w:val="auto"/>
      <w:sz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pPr>
      <w:tabs>
        <w:tab w:val="left" w:pos="539"/>
        <w:tab w:val="right" w:leader="dot" w:pos="9540"/>
      </w:tabs>
      <w:spacing w:before="120"/>
    </w:pPr>
    <w:rPr>
      <w:rFonts w:cs="Times New Roman"/>
      <w:bCs/>
      <w:caps/>
      <w:noProof/>
      <w:color w:val="auto"/>
      <w:szCs w:val="28"/>
      <w:lang w:eastAsia="en-US"/>
    </w:rPr>
  </w:style>
  <w:style w:type="paragraph" w:styleId="TOC2">
    <w:name w:val="toc 2"/>
    <w:basedOn w:val="Normal"/>
    <w:next w:val="Normal"/>
    <w:uiPriority w:val="39"/>
    <w:pPr>
      <w:tabs>
        <w:tab w:val="left" w:pos="540"/>
        <w:tab w:val="left" w:pos="960"/>
        <w:tab w:val="left" w:pos="1200"/>
        <w:tab w:val="right" w:leader="dot" w:pos="9540"/>
      </w:tabs>
      <w:spacing w:before="120"/>
      <w:ind w:left="539"/>
    </w:pPr>
    <w:rPr>
      <w:rFonts w:eastAsia="MS Mincho"/>
      <w:bCs/>
      <w:noProof/>
      <w:color w:val="auto"/>
      <w:szCs w:val="28"/>
      <w:lang w:eastAsia="en-US"/>
    </w:rPr>
  </w:style>
  <w:style w:type="paragraph" w:styleId="TOC3">
    <w:name w:val="toc 3"/>
    <w:basedOn w:val="TOC2"/>
    <w:next w:val="Normal"/>
    <w:semiHidden/>
    <w:pPr>
      <w:tabs>
        <w:tab w:val="left" w:pos="851"/>
      </w:tabs>
      <w:ind w:left="851"/>
    </w:pPr>
    <w:rPr>
      <w:rFonts w:cs="Times New Roman"/>
    </w:rPr>
  </w:style>
  <w:style w:type="paragraph" w:styleId="Header">
    <w:name w:val="header"/>
    <w:basedOn w:val="Normal"/>
    <w:semiHidden/>
    <w:pPr>
      <w:tabs>
        <w:tab w:val="center" w:pos="4320"/>
        <w:tab w:val="right" w:pos="8640"/>
      </w:tabs>
      <w:jc w:val="center"/>
    </w:pPr>
    <w:rPr>
      <w:b/>
    </w:rPr>
  </w:style>
  <w:style w:type="character" w:styleId="Hyperlink">
    <w:name w:val="Hyperlink"/>
    <w:uiPriority w:val="99"/>
    <w:rPr>
      <w:color w:val="0000FF"/>
      <w:u w:val="single"/>
    </w:rPr>
  </w:style>
  <w:style w:type="paragraph" w:customStyle="1" w:styleId="Instruo">
    <w:name w:val="Instrução"/>
    <w:basedOn w:val="Normal"/>
    <w:next w:val="Normal"/>
    <w:pPr>
      <w:jc w:val="left"/>
    </w:pPr>
    <w:rPr>
      <w:i/>
      <w:color w:val="0000FF"/>
    </w:rPr>
  </w:style>
  <w:style w:type="paragraph" w:styleId="List">
    <w:name w:val="List"/>
    <w:basedOn w:val="Normal"/>
    <w:semiHidden/>
    <w:pPr>
      <w:numPr>
        <w:numId w:val="2"/>
      </w:numPr>
      <w:spacing w:before="80" w:after="240"/>
    </w:pPr>
    <w:rPr>
      <w:rFonts w:cs="Times New Roman"/>
      <w:color w:val="auto"/>
      <w:lang w:eastAsia="en-US"/>
    </w:rPr>
  </w:style>
  <w:style w:type="paragraph" w:styleId="Footer">
    <w:name w:val="footer"/>
    <w:basedOn w:val="Normal"/>
    <w:link w:val="FooterChar"/>
    <w:semiHidden/>
    <w:pPr>
      <w:tabs>
        <w:tab w:val="center" w:pos="4320"/>
        <w:tab w:val="right" w:pos="8640"/>
      </w:tabs>
    </w:pPr>
  </w:style>
  <w:style w:type="paragraph" w:styleId="Title">
    <w:name w:val="Title"/>
    <w:basedOn w:val="Normal"/>
    <w:next w:val="Normal"/>
    <w:qFormat/>
    <w:pPr>
      <w:spacing w:before="480" w:after="360"/>
    </w:pPr>
    <w:rPr>
      <w:rFonts w:cs="Times New Roman"/>
      <w:b/>
      <w:caps/>
      <w:color w:val="auto"/>
      <w:sz w:val="28"/>
      <w:lang w:eastAsia="en-US"/>
    </w:rPr>
  </w:style>
  <w:style w:type="paragraph" w:customStyle="1" w:styleId="Titulodocumento">
    <w:name w:val="Titulo documento"/>
    <w:basedOn w:val="Normal"/>
    <w:next w:val="Normal"/>
    <w:pPr>
      <w:spacing w:after="240"/>
      <w:jc w:val="left"/>
    </w:pPr>
    <w:rPr>
      <w:b/>
      <w:color w:val="999999"/>
      <w:sz w:val="52"/>
    </w:rPr>
  </w:style>
  <w:style w:type="paragraph" w:styleId="z-BottomofForm">
    <w:name w:val="HTML Bottom of Form"/>
    <w:basedOn w:val="Normal"/>
    <w:next w:val="Normal"/>
    <w:hidden/>
    <w:pPr>
      <w:widowControl w:val="0"/>
      <w:pBdr>
        <w:top w:val="single" w:sz="6" w:space="1" w:color="auto"/>
      </w:pBdr>
      <w:spacing w:line="240" w:lineRule="atLeast"/>
      <w:jc w:val="center"/>
    </w:pPr>
    <w:rPr>
      <w:vanish/>
      <w:color w:val="auto"/>
      <w:sz w:val="16"/>
      <w:szCs w:val="16"/>
    </w:rPr>
  </w:style>
  <w:style w:type="paragraph" w:styleId="z-TopofForm">
    <w:name w:val="HTML Top of Form"/>
    <w:basedOn w:val="Normal"/>
    <w:next w:val="Normal"/>
    <w:hidden/>
    <w:pPr>
      <w:widowControl w:val="0"/>
      <w:pBdr>
        <w:bottom w:val="single" w:sz="6" w:space="1" w:color="auto"/>
      </w:pBdr>
      <w:spacing w:line="240" w:lineRule="atLeast"/>
      <w:jc w:val="center"/>
    </w:pPr>
    <w:rPr>
      <w:vanish/>
      <w:color w:val="auto"/>
      <w:sz w:val="16"/>
      <w:szCs w:val="16"/>
    </w:rPr>
  </w:style>
  <w:style w:type="character" w:customStyle="1" w:styleId="FooterChar">
    <w:name w:val="Footer Char"/>
    <w:basedOn w:val="DefaultParagraphFont"/>
    <w:link w:val="Footer"/>
    <w:semiHidden/>
    <w:rsid w:val="007E4C65"/>
    <w:rPr>
      <w:rFonts w:ascii="Arial" w:hAnsi="Arial" w:cs="Arial"/>
      <w:color w:val="000000"/>
      <w:lang w:val="pt-BR" w:eastAsia="pt-BR"/>
    </w:rPr>
  </w:style>
  <w:style w:type="character" w:styleId="PlaceholderText">
    <w:name w:val="Placeholder Text"/>
    <w:basedOn w:val="DefaultParagraphFont"/>
    <w:uiPriority w:val="99"/>
    <w:semiHidden/>
    <w:rsid w:val="007E4C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CE4939D438449FA90173DEEF44CCBD"/>
        <w:category>
          <w:name w:val="Geral"/>
          <w:gallery w:val="placeholder"/>
        </w:category>
        <w:types>
          <w:type w:val="bbPlcHdr"/>
        </w:types>
        <w:behaviors>
          <w:behavior w:val="content"/>
        </w:behaviors>
        <w:guid w:val="{1593D146-A77F-4A2C-BBE3-B87F2288A12C}"/>
      </w:docPartPr>
      <w:docPartBody>
        <w:p w:rsidR="00B14F46" w:rsidRDefault="00F44485" w:rsidP="00F44485">
          <w:pPr>
            <w:pStyle w:val="21CE4939D438449FA90173DEEF44CCBD"/>
          </w:pPr>
          <w:r w:rsidRPr="003D2951">
            <w:rPr>
              <w:rStyle w:val="PlaceholderText"/>
            </w:rPr>
            <w:t>[Título]</w:t>
          </w:r>
        </w:p>
      </w:docPartBody>
    </w:docPart>
    <w:docPart>
      <w:docPartPr>
        <w:name w:val="BC90E76A342B4995A5BD796F6B79B129"/>
        <w:category>
          <w:name w:val="Geral"/>
          <w:gallery w:val="placeholder"/>
        </w:category>
        <w:types>
          <w:type w:val="bbPlcHdr"/>
        </w:types>
        <w:behaviors>
          <w:behavior w:val="content"/>
        </w:behaviors>
        <w:guid w:val="{EF16DE6C-7B08-4E04-9BE4-FD99D0AC5AAD}"/>
      </w:docPartPr>
      <w:docPartBody>
        <w:p w:rsidR="00B14F46" w:rsidRDefault="00F44485">
          <w:r w:rsidRPr="00352B81">
            <w:rPr>
              <w:rStyle w:val="PlaceholderText"/>
            </w:rPr>
            <w:t>[Título]</w:t>
          </w:r>
        </w:p>
      </w:docPartBody>
    </w:docPart>
    <w:docPart>
      <w:docPartPr>
        <w:name w:val="F153496A490C406CB5292A3BE9674F0B"/>
        <w:category>
          <w:name w:val="Geral"/>
          <w:gallery w:val="placeholder"/>
        </w:category>
        <w:types>
          <w:type w:val="bbPlcHdr"/>
        </w:types>
        <w:behaviors>
          <w:behavior w:val="content"/>
        </w:behaviors>
        <w:guid w:val="{5935709C-75AC-49CC-878E-E564ACF23F85}"/>
      </w:docPartPr>
      <w:docPartBody>
        <w:p w:rsidR="00B14F46" w:rsidRDefault="00F44485">
          <w:r w:rsidRPr="00352B81">
            <w:rPr>
              <w:rStyle w:val="PlaceholderText"/>
            </w:rPr>
            <w:t>[Assunto]</w:t>
          </w:r>
        </w:p>
      </w:docPartBody>
    </w:docPart>
    <w:docPart>
      <w:docPartPr>
        <w:name w:val="706501983BD943F7BFE983689041DCDD"/>
        <w:category>
          <w:name w:val="Geral"/>
          <w:gallery w:val="placeholder"/>
        </w:category>
        <w:types>
          <w:type w:val="bbPlcHdr"/>
        </w:types>
        <w:behaviors>
          <w:behavior w:val="content"/>
        </w:behaviors>
        <w:guid w:val="{603E20C9-A2E8-456F-925B-CD4F1D816A6D}"/>
      </w:docPartPr>
      <w:docPartBody>
        <w:p w:rsidR="00B14F46" w:rsidRDefault="00F44485">
          <w:r w:rsidRPr="00352B81">
            <w:rPr>
              <w:rStyle w:val="PlaceholderText"/>
            </w:rPr>
            <w:t>[Gestor]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485"/>
    <w:rsid w:val="005B6E65"/>
    <w:rsid w:val="005D315F"/>
    <w:rsid w:val="00841E8E"/>
    <w:rsid w:val="00B14F46"/>
    <w:rsid w:val="00B17CB7"/>
    <w:rsid w:val="00F44485"/>
    <w:rsid w:val="00FE131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48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4485"/>
    <w:rPr>
      <w:color w:val="808080"/>
    </w:rPr>
  </w:style>
  <w:style w:type="paragraph" w:customStyle="1" w:styleId="21CE4939D438449FA90173DEEF44CCBD">
    <w:name w:val="21CE4939D438449FA90173DEEF44CCBD"/>
    <w:rsid w:val="00F444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1113</Words>
  <Characters>5881</Characters>
  <Application>Microsoft Office Word</Application>
  <DocSecurity>0</DocSecurity>
  <Lines>210</Lines>
  <Paragraphs>122</Paragraphs>
  <ScaleCrop>false</ScaleCrop>
  <HeadingPairs>
    <vt:vector size="2" baseType="variant">
      <vt:variant>
        <vt:lpstr>Título</vt:lpstr>
      </vt:variant>
      <vt:variant>
        <vt:i4>1</vt:i4>
      </vt:variant>
    </vt:vector>
  </HeadingPairs>
  <TitlesOfParts>
    <vt:vector size="1" baseType="lpstr">
      <vt:lpstr>Manual do Utilizador</vt:lpstr>
    </vt:vector>
  </TitlesOfParts>
  <Manager>0FUMO</Manager>
  <Company/>
  <LinksUpToDate>false</LinksUpToDate>
  <CharactersWithSpaces>6872</CharactersWithSpaces>
  <SharedDoc>false</SharedDoc>
  <HLinks>
    <vt:vector size="30" baseType="variant">
      <vt:variant>
        <vt:i4>1114165</vt:i4>
      </vt:variant>
      <vt:variant>
        <vt:i4>26</vt:i4>
      </vt:variant>
      <vt:variant>
        <vt:i4>0</vt:i4>
      </vt:variant>
      <vt:variant>
        <vt:i4>5</vt:i4>
      </vt:variant>
      <vt:variant>
        <vt:lpwstr/>
      </vt:variant>
      <vt:variant>
        <vt:lpwstr>_Toc420317001</vt:lpwstr>
      </vt:variant>
      <vt:variant>
        <vt:i4>1114165</vt:i4>
      </vt:variant>
      <vt:variant>
        <vt:i4>20</vt:i4>
      </vt:variant>
      <vt:variant>
        <vt:i4>0</vt:i4>
      </vt:variant>
      <vt:variant>
        <vt:i4>5</vt:i4>
      </vt:variant>
      <vt:variant>
        <vt:lpwstr/>
      </vt:variant>
      <vt:variant>
        <vt:lpwstr>_Toc420317000</vt:lpwstr>
      </vt:variant>
      <vt:variant>
        <vt:i4>1638460</vt:i4>
      </vt:variant>
      <vt:variant>
        <vt:i4>14</vt:i4>
      </vt:variant>
      <vt:variant>
        <vt:i4>0</vt:i4>
      </vt:variant>
      <vt:variant>
        <vt:i4>5</vt:i4>
      </vt:variant>
      <vt:variant>
        <vt:lpwstr/>
      </vt:variant>
      <vt:variant>
        <vt:lpwstr>_Toc420316999</vt:lpwstr>
      </vt:variant>
      <vt:variant>
        <vt:i4>1638460</vt:i4>
      </vt:variant>
      <vt:variant>
        <vt:i4>8</vt:i4>
      </vt:variant>
      <vt:variant>
        <vt:i4>0</vt:i4>
      </vt:variant>
      <vt:variant>
        <vt:i4>5</vt:i4>
      </vt:variant>
      <vt:variant>
        <vt:lpwstr/>
      </vt:variant>
      <vt:variant>
        <vt:lpwstr>_Toc420316998</vt:lpwstr>
      </vt:variant>
      <vt:variant>
        <vt:i4>1638460</vt:i4>
      </vt:variant>
      <vt:variant>
        <vt:i4>2</vt:i4>
      </vt:variant>
      <vt:variant>
        <vt:i4>0</vt:i4>
      </vt:variant>
      <vt:variant>
        <vt:i4>5</vt:i4>
      </vt:variant>
      <vt:variant>
        <vt:lpwstr/>
      </vt:variant>
      <vt:variant>
        <vt:lpwstr>_Toc420316997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Usuário</dc:title>
  <dc:subject>Versão 0.0.1</dc:subject>
  <dc:creator>Edson Murakami</dc:creator>
  <cp:lastModifiedBy>Rodrigues Zerbini, Mateus</cp:lastModifiedBy>
  <cp:revision>3</cp:revision>
  <cp:lastPrinted>2004-08-19T09:54:00Z</cp:lastPrinted>
  <dcterms:created xsi:type="dcterms:W3CDTF">2015-05-27T07:24:00Z</dcterms:created>
  <dcterms:modified xsi:type="dcterms:W3CDTF">2026-06-15T22:21:00Z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ão Modelo">
    <vt:i4>1</vt:i4>
  </property>
</Properties>
</file>